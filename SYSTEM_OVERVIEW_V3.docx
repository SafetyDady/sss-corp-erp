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5506" w14:textId="77777777" w:rsidR="002D4FF8" w:rsidRDefault="00000000">
      <w:pPr>
        <w:pStyle w:val="Heading1"/>
      </w:pPr>
      <w:r>
        <w:t>SSS Corp ERP — Product Requirements Document</w:t>
      </w:r>
    </w:p>
    <w:p w14:paraId="3B4B7017" w14:textId="77777777" w:rsidR="002D4FF8" w:rsidRDefault="00000000">
      <w:pPr>
        <w:spacing w:before="120" w:after="120"/>
        <w:ind w:left="567"/>
        <w:rPr>
          <w:ins w:id="0" w:author="SANCHAI SAIYOT" w:date="2026-03-02T13:14:00Z" w16du:dateUtc="2026-03-02T06:14:00Z"/>
          <w:b/>
          <w:color w:val="0064B4"/>
          <w:lang w:bidi="th-TH"/>
        </w:rPr>
      </w:pPr>
      <w:r>
        <w:t xml:space="preserve">💬 </w:t>
      </w:r>
      <w:r>
        <w:rPr>
          <w:b/>
          <w:color w:val="0064B4"/>
        </w:rPr>
        <w:t>เอกสารนี้คือ "ความจริงเดียว" (Single Source of Truth) ของ project</w:t>
      </w:r>
      <w:r>
        <w:rPr>
          <w:b/>
          <w:color w:val="0064B4"/>
        </w:rPr>
        <w:br/>
        <w:t>ตรวจสอบกับ codebase จริง commit bc1e092 เมื่อ 2026-03-02</w:t>
      </w:r>
      <w:r>
        <w:rPr>
          <w:b/>
          <w:color w:val="0064B4"/>
        </w:rPr>
        <w:br/>
        <w:t>หน้าที่ของคุณ (Product Owner) คือ ให้ความเห็น, ถามคำถาม, เพิ่มความต้องการ</w:t>
      </w:r>
    </w:p>
    <w:p w14:paraId="01E0DFC3" w14:textId="3D788ED7" w:rsidR="003A390F" w:rsidRDefault="003A390F">
      <w:pPr>
        <w:spacing w:before="120" w:after="120"/>
        <w:ind w:left="567"/>
        <w:rPr>
          <w:rFonts w:hint="cs"/>
          <w:cs/>
          <w:lang w:bidi="th-TH"/>
        </w:rPr>
      </w:pPr>
      <w:ins w:id="1" w:author="SANCHAI SAIYOT" w:date="2026-03-02T13:15:00Z" w16du:dateUtc="2026-03-02T06:15:00Z">
        <w:r>
          <w:rPr>
            <w:rFonts w:hint="cs"/>
            <w:cs/>
            <w:lang w:bidi="th-TH"/>
          </w:rPr>
          <w:t xml:space="preserve">ทดสอบ </w:t>
        </w:r>
        <w:r>
          <w:rPr>
            <w:lang w:bidi="th-TH"/>
          </w:rPr>
          <w:t xml:space="preserve">track change hello claude </w:t>
        </w:r>
        <w:r>
          <w:rPr>
            <w:rFonts w:hint="cs"/>
            <w:cs/>
            <w:lang w:bidi="th-TH"/>
          </w:rPr>
          <w:t>นายอ่านได้ไหม</w:t>
        </w:r>
      </w:ins>
    </w:p>
    <w:p w14:paraId="581802F0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359033" w14:textId="77777777" w:rsidR="002D4FF8" w:rsidRDefault="00000000">
      <w:pPr>
        <w:pStyle w:val="Heading2"/>
      </w:pPr>
      <w:r>
        <w:t>วิธีใช้เอกสารนี้</w:t>
      </w:r>
    </w:p>
    <w:p w14:paraId="1DE9B44B" w14:textId="77777777" w:rsidR="002D4FF8" w:rsidRDefault="00000000">
      <w:r>
        <w:t>เอกสารนี้ออกแบบมาเพื่อให้ทั้งคนและ AI เข้าใจตรงกัน แบ่งเป็น 4 ส่วน: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D4FF8" w14:paraId="793E1695" w14:textId="77777777">
        <w:tc>
          <w:tcPr>
            <w:tcW w:w="2268" w:type="dxa"/>
            <w:shd w:val="clear" w:color="auto" w:fill="003366"/>
          </w:tcPr>
          <w:p w14:paraId="29B66AD4" w14:textId="77777777" w:rsidR="002D4FF8" w:rsidRDefault="00000000">
            <w:r>
              <w:rPr>
                <w:b/>
                <w:color w:val="FFFFFF"/>
                <w:sz w:val="20"/>
              </w:rPr>
              <w:t>ส่วน</w:t>
            </w:r>
          </w:p>
        </w:tc>
        <w:tc>
          <w:tcPr>
            <w:tcW w:w="2268" w:type="dxa"/>
            <w:shd w:val="clear" w:color="auto" w:fill="003366"/>
          </w:tcPr>
          <w:p w14:paraId="562D08BA" w14:textId="77777777" w:rsidR="002D4FF8" w:rsidRDefault="00000000">
            <w:r>
              <w:rPr>
                <w:b/>
                <w:color w:val="FFFFFF"/>
                <w:sz w:val="20"/>
              </w:rPr>
              <w:t>ชื่อ</w:t>
            </w:r>
          </w:p>
        </w:tc>
        <w:tc>
          <w:tcPr>
            <w:tcW w:w="2268" w:type="dxa"/>
            <w:shd w:val="clear" w:color="auto" w:fill="003366"/>
          </w:tcPr>
          <w:p w14:paraId="18B4ACE0" w14:textId="77777777" w:rsidR="002D4FF8" w:rsidRDefault="00000000">
            <w:r>
              <w:rPr>
                <w:b/>
                <w:color w:val="FFFFFF"/>
                <w:sz w:val="20"/>
              </w:rPr>
              <w:t>เนื้อหา</w:t>
            </w:r>
          </w:p>
        </w:tc>
        <w:tc>
          <w:tcPr>
            <w:tcW w:w="2268" w:type="dxa"/>
            <w:shd w:val="clear" w:color="auto" w:fill="003366"/>
          </w:tcPr>
          <w:p w14:paraId="6658D707" w14:textId="77777777" w:rsidR="002D4FF8" w:rsidRDefault="00000000">
            <w:r>
              <w:rPr>
                <w:b/>
                <w:color w:val="FFFFFF"/>
                <w:sz w:val="20"/>
              </w:rPr>
              <w:t>ฉัน (P Hot) ทำอะไรกับส่วนนี้</w:t>
            </w:r>
          </w:p>
        </w:tc>
      </w:tr>
      <w:tr w:rsidR="002D4FF8" w14:paraId="03BB7B76" w14:textId="77777777">
        <w:tc>
          <w:tcPr>
            <w:tcW w:w="2268" w:type="dxa"/>
            <w:shd w:val="clear" w:color="auto" w:fill="F0F4F8"/>
          </w:tcPr>
          <w:p w14:paraId="5DF559AC" w14:textId="77777777" w:rsidR="002D4FF8" w:rsidRDefault="00000000">
            <w:r>
              <w:rPr>
                <w:sz w:val="20"/>
              </w:rPr>
              <w:t>A</w:t>
            </w:r>
          </w:p>
        </w:tc>
        <w:tc>
          <w:tcPr>
            <w:tcW w:w="2268" w:type="dxa"/>
            <w:shd w:val="clear" w:color="auto" w:fill="F0F4F8"/>
          </w:tcPr>
          <w:p w14:paraId="287E0BF4" w14:textId="77777777" w:rsidR="002D4FF8" w:rsidRDefault="00000000">
            <w:r>
              <w:rPr>
                <w:sz w:val="20"/>
              </w:rPr>
              <w:t>ระบบปัจจุบัน</w:t>
            </w:r>
          </w:p>
        </w:tc>
        <w:tc>
          <w:tcPr>
            <w:tcW w:w="2268" w:type="dxa"/>
            <w:shd w:val="clear" w:color="auto" w:fill="F0F4F8"/>
          </w:tcPr>
          <w:p w14:paraId="069D5BC6" w14:textId="77777777" w:rsidR="002D4FF8" w:rsidRDefault="00000000">
            <w:r>
              <w:rPr>
                <w:sz w:val="20"/>
              </w:rPr>
              <w:t>สิ่งที่ทำเสร็จแล้ว + สถานะ UX</w:t>
            </w:r>
          </w:p>
        </w:tc>
        <w:tc>
          <w:tcPr>
            <w:tcW w:w="2268" w:type="dxa"/>
            <w:shd w:val="clear" w:color="auto" w:fill="F0F4F8"/>
          </w:tcPr>
          <w:p w14:paraId="5DD65D05" w14:textId="77777777" w:rsidR="002D4FF8" w:rsidRDefault="00000000">
            <w:r>
              <w:rPr>
                <w:sz w:val="20"/>
              </w:rPr>
              <w:t>ให้ความเห็น, ถามคำถาม, บอกสิ่งที่อยากปรับ</w:t>
            </w:r>
          </w:p>
        </w:tc>
      </w:tr>
      <w:tr w:rsidR="002D4FF8" w14:paraId="40B22C91" w14:textId="77777777">
        <w:tc>
          <w:tcPr>
            <w:tcW w:w="2268" w:type="dxa"/>
          </w:tcPr>
          <w:p w14:paraId="4A7C0DE5" w14:textId="77777777" w:rsidR="002D4FF8" w:rsidRDefault="00000000">
            <w:r>
              <w:rPr>
                <w:sz w:val="20"/>
              </w:rPr>
              <w:t>B</w:t>
            </w:r>
          </w:p>
        </w:tc>
        <w:tc>
          <w:tcPr>
            <w:tcW w:w="2268" w:type="dxa"/>
          </w:tcPr>
          <w:p w14:paraId="142DF498" w14:textId="77777777" w:rsidR="002D4FF8" w:rsidRDefault="00000000">
            <w:r>
              <w:rPr>
                <w:sz w:val="20"/>
              </w:rPr>
              <w:t>แผนที่วางไว้</w:t>
            </w:r>
          </w:p>
        </w:tc>
        <w:tc>
          <w:tcPr>
            <w:tcW w:w="2268" w:type="dxa"/>
          </w:tcPr>
          <w:p w14:paraId="420D1BFF" w14:textId="77777777" w:rsidR="002D4FF8" w:rsidRDefault="00000000">
            <w:r>
              <w:rPr>
                <w:sz w:val="20"/>
              </w:rPr>
              <w:t>Phase 8-14 ที่ยังไม่ได้เริ่ม</w:t>
            </w:r>
          </w:p>
        </w:tc>
        <w:tc>
          <w:tcPr>
            <w:tcW w:w="2268" w:type="dxa"/>
          </w:tcPr>
          <w:p w14:paraId="0BF7E8FF" w14:textId="77777777" w:rsidR="002D4FF8" w:rsidRDefault="00000000">
            <w:r>
              <w:rPr>
                <w:sz w:val="20"/>
              </w:rPr>
              <w:t>บอกว่าอยากได้อะไร, ไม่อยากได้อะไร, อยากเพิ่มอะไร</w:t>
            </w:r>
          </w:p>
        </w:tc>
      </w:tr>
      <w:tr w:rsidR="002D4FF8" w14:paraId="1E484EC7" w14:textId="77777777">
        <w:tc>
          <w:tcPr>
            <w:tcW w:w="2268" w:type="dxa"/>
            <w:shd w:val="clear" w:color="auto" w:fill="F0F4F8"/>
          </w:tcPr>
          <w:p w14:paraId="0E649DC8" w14:textId="77777777" w:rsidR="002D4FF8" w:rsidRDefault="00000000">
            <w:r>
              <w:rPr>
                <w:sz w:val="20"/>
              </w:rPr>
              <w:t>C</w:t>
            </w:r>
          </w:p>
        </w:tc>
        <w:tc>
          <w:tcPr>
            <w:tcW w:w="2268" w:type="dxa"/>
            <w:shd w:val="clear" w:color="auto" w:fill="F0F4F8"/>
          </w:tcPr>
          <w:p w14:paraId="4505B2BC" w14:textId="77777777" w:rsidR="002D4FF8" w:rsidRDefault="00000000">
            <w:r>
              <w:rPr>
                <w:sz w:val="20"/>
              </w:rPr>
              <w:t>ช่องว่างที่พบ</w:t>
            </w:r>
          </w:p>
        </w:tc>
        <w:tc>
          <w:tcPr>
            <w:tcW w:w="2268" w:type="dxa"/>
            <w:shd w:val="clear" w:color="auto" w:fill="F0F4F8"/>
          </w:tcPr>
          <w:p w14:paraId="06A6AF2A" w14:textId="77777777" w:rsidR="002D4FF8" w:rsidRDefault="00000000">
            <w:r>
              <w:rPr>
                <w:sz w:val="20"/>
              </w:rPr>
              <w:t>สิ่งที่ระบบยังขาด</w:t>
            </w:r>
          </w:p>
        </w:tc>
        <w:tc>
          <w:tcPr>
            <w:tcW w:w="2268" w:type="dxa"/>
            <w:shd w:val="clear" w:color="auto" w:fill="F0F4F8"/>
          </w:tcPr>
          <w:p w14:paraId="439AA211" w14:textId="77777777" w:rsidR="002D4FF8" w:rsidRDefault="00000000">
            <w:r>
              <w:rPr>
                <w:sz w:val="20"/>
              </w:rPr>
              <w:t>บอกว่าสนใจอะไร, อะไรไว้ทีหลัง</w:t>
            </w:r>
          </w:p>
        </w:tc>
      </w:tr>
      <w:tr w:rsidR="002D4FF8" w14:paraId="32ABA547" w14:textId="77777777">
        <w:tc>
          <w:tcPr>
            <w:tcW w:w="2268" w:type="dxa"/>
          </w:tcPr>
          <w:p w14:paraId="5702F1A6" w14:textId="77777777" w:rsidR="002D4FF8" w:rsidRDefault="00000000">
            <w:r>
              <w:rPr>
                <w:sz w:val="20"/>
              </w:rPr>
              <w:t>D</w:t>
            </w:r>
          </w:p>
        </w:tc>
        <w:tc>
          <w:tcPr>
            <w:tcW w:w="2268" w:type="dxa"/>
          </w:tcPr>
          <w:p w14:paraId="26FD407A" w14:textId="77777777" w:rsidR="002D4FF8" w:rsidRDefault="00000000">
            <w:r>
              <w:rPr>
                <w:sz w:val="20"/>
              </w:rPr>
              <w:t>ลำดับความสำคัญ</w:t>
            </w:r>
          </w:p>
        </w:tc>
        <w:tc>
          <w:tcPr>
            <w:tcW w:w="2268" w:type="dxa"/>
          </w:tcPr>
          <w:p w14:paraId="5C9F539F" w14:textId="77777777" w:rsidR="002D4FF8" w:rsidRDefault="00000000">
            <w:r>
              <w:rPr>
                <w:sz w:val="20"/>
              </w:rPr>
              <w:t>แนะนำลำดับการทำงาน</w:t>
            </w:r>
          </w:p>
        </w:tc>
        <w:tc>
          <w:tcPr>
            <w:tcW w:w="2268" w:type="dxa"/>
          </w:tcPr>
          <w:p w14:paraId="72FA25A6" w14:textId="1E4414B7" w:rsidR="003A390F" w:rsidRDefault="00000000" w:rsidP="003A390F">
            <w:pPr>
              <w:spacing w:before="120" w:after="120"/>
              <w:ind w:left="567"/>
              <w:rPr>
                <w:ins w:id="2" w:author="SANCHAI SAIYOT" w:date="2026-03-02T13:16:00Z" w16du:dateUtc="2026-03-02T06:16:00Z"/>
                <w:rFonts w:hint="cs"/>
                <w:cs/>
                <w:lang w:bidi="th-TH"/>
              </w:rPr>
            </w:pPr>
            <w:r>
              <w:rPr>
                <w:sz w:val="20"/>
              </w:rPr>
              <w:t>บอกว่าเห็นด้วยไหม, อยากปรับลำดับอย่างไร</w:t>
            </w:r>
            <w:ins w:id="3" w:author="SANCHAI SAIYOT" w:date="2026-03-02T13:16:00Z" w16du:dateUtc="2026-03-02T06:16:00Z">
              <w:r w:rsidR="003A390F">
                <w:rPr>
                  <w:rFonts w:hint="cs"/>
                  <w:sz w:val="20"/>
                  <w:cs/>
                  <w:lang w:bidi="th-TH"/>
                </w:rPr>
                <w:t xml:space="preserve"> </w:t>
              </w:r>
              <w:commentRangeStart w:id="4"/>
              <w:r w:rsidR="003A390F">
                <w:rPr>
                  <w:lang w:bidi="th-TH"/>
                </w:rPr>
                <w:t xml:space="preserve">hello claude </w:t>
              </w:r>
              <w:r w:rsidR="003A390F">
                <w:rPr>
                  <w:rFonts w:hint="cs"/>
                  <w:cs/>
                  <w:lang w:bidi="th-TH"/>
                </w:rPr>
                <w:t>นายอ่านได้ไหม</w:t>
              </w:r>
            </w:ins>
            <w:commentRangeEnd w:id="4"/>
            <w:r w:rsidR="00692B5F">
              <w:rPr>
                <w:rStyle w:val="CommentReference"/>
                <w:rFonts w:hint="cs"/>
                <w:sz w:val="22"/>
                <w:szCs w:val="22"/>
                <w:cs/>
                <w:lang w:bidi="th-TH"/>
              </w:rPr>
              <w:commentReference w:id="4"/>
            </w:r>
          </w:p>
          <w:p w14:paraId="6757E9A7" w14:textId="01834213" w:rsidR="002D4FF8" w:rsidRDefault="002D4FF8">
            <w:pPr>
              <w:rPr>
                <w:rFonts w:hint="cs"/>
                <w:lang w:bidi="th-TH"/>
              </w:rPr>
            </w:pPr>
          </w:p>
        </w:tc>
      </w:tr>
    </w:tbl>
    <w:p w14:paraId="7DF06710" w14:textId="77777777" w:rsidR="002D4FF8" w:rsidRDefault="002D4FF8"/>
    <w:p w14:paraId="0AAEBB97" w14:textId="77777777" w:rsidR="002D4FF8" w:rsidRDefault="00000000">
      <w:r>
        <w:rPr>
          <w:b/>
        </w:rPr>
        <w:t>ตัวอย่างวิธีตอบของ ฉัน (P Hot):</w:t>
      </w:r>
    </w:p>
    <w:p w14:paraId="6C5F3D2F" w14:textId="77777777" w:rsidR="002D4FF8" w:rsidRDefault="00000000">
      <w:pPr>
        <w:pStyle w:val="ListBullet"/>
      </w:pPr>
      <w:r>
        <w:t>"Module HR — อยากให้พนักงานดู payslip ได้เอง"</w:t>
      </w:r>
    </w:p>
    <w:p w14:paraId="1CBB3028" w14:textId="77777777" w:rsidR="002D4FF8" w:rsidRDefault="00000000">
      <w:pPr>
        <w:pStyle w:val="ListBullet"/>
      </w:pPr>
      <w:r>
        <w:t>"Flow จัดซื้อ — ทำไมต้อง PR ก่อน PO? บางทีอยากสร้าง PO ตรงได้"</w:t>
      </w:r>
    </w:p>
    <w:p w14:paraId="54334094" w14:textId="77777777" w:rsidR="002D4FF8" w:rsidRDefault="00000000">
      <w:pPr>
        <w:pStyle w:val="ListBullet"/>
      </w:pPr>
      <w:r>
        <w:t>"Dashboard ไม่สำคัญตอนนี้ — อยากได้ Export PDF ก่อน"</w:t>
      </w:r>
    </w:p>
    <w:p w14:paraId="4D4143A2" w14:textId="77777777" w:rsidR="002D4FF8" w:rsidRDefault="00000000">
      <w:pPr>
        <w:pStyle w:val="ListBullet"/>
      </w:pPr>
      <w:r>
        <w:t>"เรื่อง mobile ไม่ต้อง — ใช้แค่ desktop"</w:t>
      </w:r>
    </w:p>
    <w:p w14:paraId="5BCC7DD5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04485E" w14:textId="77777777" w:rsidR="002D4FF8" w:rsidRDefault="00000000">
      <w:pPr>
        <w:pStyle w:val="Heading2"/>
      </w:pPr>
      <w:r>
        <w:t>สารบัญ</w:t>
      </w:r>
    </w:p>
    <w:p w14:paraId="72591EE1" w14:textId="77777777" w:rsidR="002D4FF8" w:rsidRDefault="00000000">
      <w:r>
        <w:rPr>
          <w:b/>
        </w:rPr>
        <w:t>ส่วน A — ระบบที่ทำเสร็จแล้ว</w:t>
      </w:r>
    </w:p>
    <w:p w14:paraId="60028AAF" w14:textId="77777777" w:rsidR="002D4FF8" w:rsidRDefault="00000000">
      <w:pPr>
        <w:pStyle w:val="ListBullet"/>
      </w:pPr>
      <w:r>
        <w:t>[A1. ภาพรวม + สถิติ](#a1-ภาพรวม--สถิติ)</w:t>
      </w:r>
    </w:p>
    <w:p w14:paraId="5C8F399C" w14:textId="77777777" w:rsidR="002D4FF8" w:rsidRDefault="00000000">
      <w:pPr>
        <w:pStyle w:val="ListBullet"/>
      </w:pPr>
      <w:r>
        <w:t>[A2. สถาปัตยกรรมระบบ](#a2-สถาปัตยกรรมระบบ)</w:t>
      </w:r>
    </w:p>
    <w:p w14:paraId="7DA1EDEF" w14:textId="77777777" w:rsidR="002D4FF8" w:rsidRDefault="00000000">
      <w:pPr>
        <w:pStyle w:val="ListBullet"/>
      </w:pPr>
      <w:r>
        <w:t>[A3. สถานะแต่ละ Module + UX Assessment](#a3-สถานะแต่ละ-module--ux-assessment)</w:t>
      </w:r>
    </w:p>
    <w:p w14:paraId="4831E8FA" w14:textId="77777777" w:rsidR="002D4FF8" w:rsidRDefault="00000000">
      <w:pPr>
        <w:pStyle w:val="ListBullet"/>
      </w:pPr>
      <w:r>
        <w:t>[A4. จุดเชื่อมต่อระหว่าง Module](#a4-จุดเชื่อมต่อระหว่าง-module)</w:t>
      </w:r>
    </w:p>
    <w:p w14:paraId="3DC3A21A" w14:textId="77777777" w:rsidR="002D4FF8" w:rsidRDefault="00000000">
      <w:pPr>
        <w:pStyle w:val="ListBullet"/>
      </w:pPr>
      <w:r>
        <w:t>[A5. ปัญหา UX ทั่วทั้งระบบ (Cross-cutting)](#a5-ปัญหา-ux-ทั่วทั้งระบบ)</w:t>
      </w:r>
    </w:p>
    <w:p w14:paraId="152E8CC6" w14:textId="77777777" w:rsidR="002D4FF8" w:rsidRDefault="00000000">
      <w:pPr>
        <w:pStyle w:val="ListBullet"/>
      </w:pPr>
      <w:r>
        <w:t>[A6. Business Flows หลัก (5 Flows)](#a6-business-flows-หลัก)</w:t>
      </w:r>
    </w:p>
    <w:p w14:paraId="35DB4CCA" w14:textId="77777777" w:rsidR="002D4FF8" w:rsidRDefault="00000000">
      <w:pPr>
        <w:pStyle w:val="ListBullet"/>
      </w:pPr>
      <w:r>
        <w:t>[A7. สถานะเอกสาร (10 State Machines)](#a7-สถานะเอกสาร)</w:t>
      </w:r>
    </w:p>
    <w:p w14:paraId="391DB873" w14:textId="77777777" w:rsidR="002D4FF8" w:rsidRDefault="00000000">
      <w:pPr>
        <w:pStyle w:val="ListBullet"/>
      </w:pPr>
      <w:r>
        <w:t>[A8. แผนที่หน้าจอ + ภาพร่าง](#a8-แผนที่หน้าจอ--ภาพร่าง)</w:t>
      </w:r>
    </w:p>
    <w:p w14:paraId="4439F02A" w14:textId="77777777" w:rsidR="002D4FF8" w:rsidRDefault="00000000">
      <w:pPr>
        <w:pStyle w:val="ListBullet"/>
      </w:pPr>
      <w:r>
        <w:lastRenderedPageBreak/>
        <w:t>[A9. ระบบสิทธิ์ (RBAC + Data Scope)](#a9-ระบบสิทธิ์)</w:t>
      </w:r>
    </w:p>
    <w:p w14:paraId="7DBF53AB" w14:textId="77777777" w:rsidR="002D4FF8" w:rsidRDefault="00000000">
      <w:pPr>
        <w:pStyle w:val="ListBullet"/>
      </w:pPr>
      <w:r>
        <w:t>[A10. กฎธุรกิจสำคัญ (88 ข้อ)](#a10-กฎธุรกิจสำคัญ)</w:t>
      </w:r>
    </w:p>
    <w:p w14:paraId="2FF9D436" w14:textId="77777777" w:rsidR="002D4FF8" w:rsidRDefault="00000000">
      <w:pPr>
        <w:pStyle w:val="ListBullet"/>
      </w:pPr>
      <w:r>
        <w:t>[A11. ข้อบังคับเด็ดขาด (Hard Constraints)](#a11-ข้อบังคับเด็ดขาด)</w:t>
      </w:r>
    </w:p>
    <w:p w14:paraId="1E4EF6A8" w14:textId="77777777" w:rsidR="002D4FF8" w:rsidRDefault="00000000">
      <w:pPr>
        <w:pStyle w:val="ListBullet"/>
      </w:pPr>
      <w:r>
        <w:t>[A12. Progress Summary](#a12-progress-summary)</w:t>
      </w:r>
    </w:p>
    <w:p w14:paraId="5659591B" w14:textId="77777777" w:rsidR="002D4FF8" w:rsidRDefault="00000000">
      <w:r>
        <w:rPr>
          <w:b/>
        </w:rPr>
        <w:t>ส่วน B — แผนที่วางไว้แล้ว (Phase 8-14)</w:t>
      </w:r>
    </w:p>
    <w:p w14:paraId="3CBC44FD" w14:textId="77777777" w:rsidR="002D4FF8" w:rsidRDefault="00000000">
      <w:pPr>
        <w:pStyle w:val="ListBullet"/>
      </w:pPr>
      <w:r>
        <w:t>[B1. Dashboard &amp; Analytics](#b1-dashboard--analytics-phase-8)</w:t>
      </w:r>
    </w:p>
    <w:p w14:paraId="1DAF7222" w14:textId="77777777" w:rsidR="002D4FF8" w:rsidRDefault="00000000">
      <w:pPr>
        <w:pStyle w:val="ListBullet"/>
      </w:pPr>
      <w:r>
        <w:t>[B2. Notification Center](#b2-notification-center-phase-9)</w:t>
      </w:r>
    </w:p>
    <w:p w14:paraId="6EBA3C1E" w14:textId="77777777" w:rsidR="002D4FF8" w:rsidRDefault="00000000">
      <w:pPr>
        <w:pStyle w:val="ListBullet"/>
      </w:pPr>
      <w:r>
        <w:t>[B3. Export &amp; Print](#b3-export--print-phase-10)</w:t>
      </w:r>
    </w:p>
    <w:p w14:paraId="79A14CD2" w14:textId="77777777" w:rsidR="002D4FF8" w:rsidRDefault="00000000">
      <w:pPr>
        <w:pStyle w:val="ListBullet"/>
      </w:pPr>
      <w:r>
        <w:t>[B4. Inventory Enhancement](#b4-inventory-enhancement-phase-11--ส่วนที่เหลือ)</w:t>
      </w:r>
    </w:p>
    <w:p w14:paraId="3C0D134B" w14:textId="77777777" w:rsidR="002D4FF8" w:rsidRDefault="00000000">
      <w:pPr>
        <w:pStyle w:val="ListBullet"/>
      </w:pPr>
      <w:r>
        <w:t>[B5. Mobile Responsive](#b5-mobile-responsive-phase-12)</w:t>
      </w:r>
    </w:p>
    <w:p w14:paraId="5CA9F997" w14:textId="77777777" w:rsidR="002D4FF8" w:rsidRDefault="00000000">
      <w:pPr>
        <w:pStyle w:val="ListBullet"/>
      </w:pPr>
      <w:r>
        <w:t>[B6. Audit &amp; Security](#b6-audit--security-phase-13)</w:t>
      </w:r>
    </w:p>
    <w:p w14:paraId="7FD8EB6C" w14:textId="77777777" w:rsidR="002D4FF8" w:rsidRDefault="00000000">
      <w:pPr>
        <w:pStyle w:val="ListBullet"/>
      </w:pPr>
      <w:r>
        <w:t>[B7. AI Performance Monitoring](#b7-ai-powered-performance-monitoring-phase-14)</w:t>
      </w:r>
    </w:p>
    <w:p w14:paraId="3FCC78B5" w14:textId="77777777" w:rsidR="002D4FF8" w:rsidRDefault="00000000">
      <w:r>
        <w:rPr>
          <w:b/>
        </w:rPr>
        <w:t>ส่วน C — ช่องว่างที่พบ (ยังไม่ได้วางแผน)</w:t>
      </w:r>
    </w:p>
    <w:p w14:paraId="223F95F1" w14:textId="77777777" w:rsidR="002D4FF8" w:rsidRDefault="00000000">
      <w:pPr>
        <w:pStyle w:val="ListBullet"/>
      </w:pPr>
      <w:r>
        <w:t>[C1-C8: Invoice, DO, AP, Budget, Tax, Multi-currency, Gantt, Self-service](#ส่วน-c--ช่องว่างที่พบ)</w:t>
      </w:r>
    </w:p>
    <w:p w14:paraId="7C67FE63" w14:textId="77777777" w:rsidR="002D4FF8" w:rsidRDefault="00000000">
      <w:r>
        <w:rPr>
          <w:b/>
        </w:rPr>
        <w:t>ส่วน D — ลำดับความสำคัญ</w:t>
      </w:r>
    </w:p>
    <w:p w14:paraId="3C9712E0" w14:textId="77777777" w:rsidR="002D4FF8" w:rsidRDefault="00000000">
      <w:pPr>
        <w:pStyle w:val="ListBullet"/>
      </w:pPr>
      <w:r>
        <w:t>[ลำดับที่แนะนำ](#ส่วน-d--ลำดับความสำคัญที่แนะนำ)</w:t>
      </w:r>
    </w:p>
    <w:p w14:paraId="0ABBFF68" w14:textId="77777777" w:rsidR="002D4FF8" w:rsidRDefault="00000000">
      <w:pPr>
        <w:pStyle w:val="ListBullet"/>
      </w:pPr>
      <w:r>
        <w:t>[คำศัพท์ (Glossary)](#คำศัพท์-glossary)</w:t>
      </w:r>
    </w:p>
    <w:p w14:paraId="6941FF10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E2F131" w14:textId="77777777" w:rsidR="002D4FF8" w:rsidRDefault="00000000">
      <w:pPr>
        <w:pStyle w:val="Heading1"/>
      </w:pPr>
      <w:r>
        <w:t>ส่วน A — ระบบปัจจุบัน</w:t>
      </w:r>
    </w:p>
    <w:p w14:paraId="544B9940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430BC8" w14:textId="77777777" w:rsidR="002D4FF8" w:rsidRDefault="00000000">
      <w:pPr>
        <w:pStyle w:val="Heading2"/>
      </w:pPr>
      <w:r>
        <w:t>A1. ภาพรวม + สถิติ</w:t>
      </w:r>
    </w:p>
    <w:p w14:paraId="6E27E832" w14:textId="77777777" w:rsidR="002D4FF8" w:rsidRDefault="00000000">
      <w:r>
        <w:t>SSS Corp ERP คือระบบบริหารจัดการสำหรับธุรกิจ Manufacturing/Trading ขนาดเล็ก-กลาง ครอบคลุมตั้งแต่คลังสินค้า, สั่งงาน, จัดซื้อ, ขาย, บุคคล, ไปจนถึงการคิดต้นทุนงาน (Job Costing) ระบบรองรับหลายองค์กรในฐานข้อมูลเดียว (Multi-tenant) โดยแยกข้อมูลด้วย org_id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7C2F2C2B" w14:textId="77777777">
        <w:tc>
          <w:tcPr>
            <w:tcW w:w="4536" w:type="dxa"/>
            <w:shd w:val="clear" w:color="auto" w:fill="003366"/>
          </w:tcPr>
          <w:p w14:paraId="0C03BFC7" w14:textId="77777777" w:rsidR="002D4FF8" w:rsidRDefault="00000000">
            <w:r>
              <w:rPr>
                <w:b/>
                <w:color w:val="FFFFFF"/>
                <w:sz w:val="20"/>
              </w:rPr>
              <w:t>รายการ</w:t>
            </w:r>
          </w:p>
        </w:tc>
        <w:tc>
          <w:tcPr>
            <w:tcW w:w="4536" w:type="dxa"/>
            <w:shd w:val="clear" w:color="auto" w:fill="003366"/>
          </w:tcPr>
          <w:p w14:paraId="06E0E148" w14:textId="77777777" w:rsidR="002D4FF8" w:rsidRDefault="00000000">
            <w:r>
              <w:rPr>
                <w:b/>
                <w:color w:val="FFFFFF"/>
                <w:sz w:val="20"/>
              </w:rPr>
              <w:t>ตัวเลข</w:t>
            </w:r>
          </w:p>
        </w:tc>
      </w:tr>
      <w:tr w:rsidR="002D4FF8" w14:paraId="17E85981" w14:textId="77777777">
        <w:tc>
          <w:tcPr>
            <w:tcW w:w="4536" w:type="dxa"/>
            <w:shd w:val="clear" w:color="auto" w:fill="F0F4F8"/>
          </w:tcPr>
          <w:p w14:paraId="38BE637C" w14:textId="77777777" w:rsidR="002D4FF8" w:rsidRDefault="00000000">
            <w:r>
              <w:rPr>
                <w:sz w:val="20"/>
              </w:rPr>
              <w:t>Modules</w:t>
            </w:r>
          </w:p>
        </w:tc>
        <w:tc>
          <w:tcPr>
            <w:tcW w:w="4536" w:type="dxa"/>
            <w:shd w:val="clear" w:color="auto" w:fill="F0F4F8"/>
          </w:tcPr>
          <w:p w14:paraId="7AFB5B3E" w14:textId="77777777" w:rsidR="002D4FF8" w:rsidRDefault="00000000">
            <w:r>
              <w:rPr>
                <w:sz w:val="20"/>
              </w:rPr>
              <w:t>12</w:t>
            </w:r>
          </w:p>
        </w:tc>
      </w:tr>
      <w:tr w:rsidR="002D4FF8" w14:paraId="76395B9F" w14:textId="77777777">
        <w:tc>
          <w:tcPr>
            <w:tcW w:w="4536" w:type="dxa"/>
          </w:tcPr>
          <w:p w14:paraId="47BE66A1" w14:textId="77777777" w:rsidR="002D4FF8" w:rsidRDefault="00000000">
            <w:r>
              <w:rPr>
                <w:sz w:val="20"/>
              </w:rPr>
              <w:t>DB Tables</w:t>
            </w:r>
          </w:p>
        </w:tc>
        <w:tc>
          <w:tcPr>
            <w:tcW w:w="4536" w:type="dxa"/>
          </w:tcPr>
          <w:p w14:paraId="6E74143D" w14:textId="77777777" w:rsidR="002D4FF8" w:rsidRDefault="00000000">
            <w:r>
              <w:rPr>
                <w:sz w:val="20"/>
              </w:rPr>
              <w:t>47</w:t>
            </w:r>
          </w:p>
        </w:tc>
      </w:tr>
      <w:tr w:rsidR="002D4FF8" w14:paraId="1D17F4B6" w14:textId="77777777">
        <w:tc>
          <w:tcPr>
            <w:tcW w:w="4536" w:type="dxa"/>
            <w:shd w:val="clear" w:color="auto" w:fill="F0F4F8"/>
          </w:tcPr>
          <w:p w14:paraId="117CDF85" w14:textId="77777777" w:rsidR="002D4FF8" w:rsidRDefault="00000000">
            <w:r>
              <w:rPr>
                <w:sz w:val="20"/>
              </w:rPr>
              <w:t>API Endpoints</w:t>
            </w:r>
          </w:p>
        </w:tc>
        <w:tc>
          <w:tcPr>
            <w:tcW w:w="4536" w:type="dxa"/>
            <w:shd w:val="clear" w:color="auto" w:fill="F0F4F8"/>
          </w:tcPr>
          <w:p w14:paraId="7E97B56C" w14:textId="77777777" w:rsidR="002D4FF8" w:rsidRDefault="00000000">
            <w:r>
              <w:rPr>
                <w:sz w:val="20"/>
              </w:rPr>
              <w:t>182</w:t>
            </w:r>
          </w:p>
        </w:tc>
      </w:tr>
      <w:tr w:rsidR="002D4FF8" w14:paraId="43CA4958" w14:textId="77777777">
        <w:tc>
          <w:tcPr>
            <w:tcW w:w="4536" w:type="dxa"/>
          </w:tcPr>
          <w:p w14:paraId="3B13A2FD" w14:textId="77777777" w:rsidR="002D4FF8" w:rsidRDefault="00000000">
            <w:r>
              <w:rPr>
                <w:sz w:val="20"/>
              </w:rPr>
              <w:t>Frontend Pages</w:t>
            </w:r>
          </w:p>
        </w:tc>
        <w:tc>
          <w:tcPr>
            <w:tcW w:w="4536" w:type="dxa"/>
          </w:tcPr>
          <w:p w14:paraId="7B609893" w14:textId="77777777" w:rsidR="002D4FF8" w:rsidRDefault="00000000">
            <w:r>
              <w:rPr>
                <w:sz w:val="20"/>
              </w:rPr>
              <w:t>96 JSX files</w:t>
            </w:r>
          </w:p>
        </w:tc>
      </w:tr>
      <w:tr w:rsidR="002D4FF8" w14:paraId="7699B5E0" w14:textId="77777777">
        <w:tc>
          <w:tcPr>
            <w:tcW w:w="4536" w:type="dxa"/>
            <w:shd w:val="clear" w:color="auto" w:fill="F0F4F8"/>
          </w:tcPr>
          <w:p w14:paraId="426C9E3E" w14:textId="77777777" w:rsidR="002D4FF8" w:rsidRDefault="00000000">
            <w:r>
              <w:rPr>
                <w:sz w:val="20"/>
              </w:rPr>
              <w:t>Backend Files (.py)</w:t>
            </w:r>
          </w:p>
        </w:tc>
        <w:tc>
          <w:tcPr>
            <w:tcW w:w="4536" w:type="dxa"/>
            <w:shd w:val="clear" w:color="auto" w:fill="F0F4F8"/>
          </w:tcPr>
          <w:p w14:paraId="5BFF923B" w14:textId="77777777" w:rsidR="002D4FF8" w:rsidRDefault="00000000">
            <w:r>
              <w:rPr>
                <w:sz w:val="20"/>
              </w:rPr>
              <w:t>71 ไฟล์</w:t>
            </w:r>
          </w:p>
        </w:tc>
      </w:tr>
      <w:tr w:rsidR="002D4FF8" w14:paraId="76BDC51C" w14:textId="77777777">
        <w:tc>
          <w:tcPr>
            <w:tcW w:w="4536" w:type="dxa"/>
          </w:tcPr>
          <w:p w14:paraId="01E3476B" w14:textId="77777777" w:rsidR="002D4FF8" w:rsidRDefault="00000000">
            <w:r>
              <w:rPr>
                <w:sz w:val="20"/>
              </w:rPr>
              <w:t>Permissions</w:t>
            </w:r>
          </w:p>
        </w:tc>
        <w:tc>
          <w:tcPr>
            <w:tcW w:w="4536" w:type="dxa"/>
          </w:tcPr>
          <w:p w14:paraId="07377CDC" w14:textId="77777777" w:rsidR="002D4FF8" w:rsidRDefault="00000000">
            <w:r>
              <w:rPr>
                <w:sz w:val="20"/>
              </w:rPr>
              <w:t>133</w:t>
            </w:r>
          </w:p>
        </w:tc>
      </w:tr>
      <w:tr w:rsidR="002D4FF8" w14:paraId="5C75B0AF" w14:textId="77777777">
        <w:tc>
          <w:tcPr>
            <w:tcW w:w="4536" w:type="dxa"/>
            <w:shd w:val="clear" w:color="auto" w:fill="F0F4F8"/>
          </w:tcPr>
          <w:p w14:paraId="693FB50D" w14:textId="77777777" w:rsidR="002D4FF8" w:rsidRDefault="00000000">
            <w:r>
              <w:rPr>
                <w:sz w:val="20"/>
              </w:rPr>
              <w:t>Business Rules</w:t>
            </w:r>
          </w:p>
        </w:tc>
        <w:tc>
          <w:tcPr>
            <w:tcW w:w="4536" w:type="dxa"/>
            <w:shd w:val="clear" w:color="auto" w:fill="F0F4F8"/>
          </w:tcPr>
          <w:p w14:paraId="4C11A863" w14:textId="77777777" w:rsidR="002D4FF8" w:rsidRDefault="00000000">
            <w:r>
              <w:rPr>
                <w:sz w:val="20"/>
              </w:rPr>
              <w:t>88+</w:t>
            </w:r>
          </w:p>
        </w:tc>
      </w:tr>
      <w:tr w:rsidR="002D4FF8" w14:paraId="098AFF5D" w14:textId="77777777">
        <w:tc>
          <w:tcPr>
            <w:tcW w:w="4536" w:type="dxa"/>
          </w:tcPr>
          <w:p w14:paraId="2A0817CC" w14:textId="77777777" w:rsidR="002D4FF8" w:rsidRDefault="00000000">
            <w:r>
              <w:rPr>
                <w:sz w:val="20"/>
              </w:rPr>
              <w:t>Roles</w:t>
            </w:r>
          </w:p>
        </w:tc>
        <w:tc>
          <w:tcPr>
            <w:tcW w:w="4536" w:type="dxa"/>
          </w:tcPr>
          <w:p w14:paraId="1385A802" w14:textId="77777777" w:rsidR="002D4FF8" w:rsidRDefault="00000000">
            <w:r>
              <w:rPr>
                <w:sz w:val="20"/>
              </w:rPr>
              <w:t>5 (Owner, Manager, Supervisor, Staff, Viewer)</w:t>
            </w:r>
          </w:p>
        </w:tc>
      </w:tr>
      <w:tr w:rsidR="002D4FF8" w14:paraId="51FC0CB0" w14:textId="77777777">
        <w:tc>
          <w:tcPr>
            <w:tcW w:w="4536" w:type="dxa"/>
            <w:shd w:val="clear" w:color="auto" w:fill="F0F4F8"/>
          </w:tcPr>
          <w:p w14:paraId="347353D3" w14:textId="77777777" w:rsidR="002D4FF8" w:rsidRDefault="00000000">
            <w:r>
              <w:rPr>
                <w:sz w:val="20"/>
              </w:rPr>
              <w:t>Total LOC</w:t>
            </w:r>
          </w:p>
        </w:tc>
        <w:tc>
          <w:tcPr>
            <w:tcW w:w="4536" w:type="dxa"/>
            <w:shd w:val="clear" w:color="auto" w:fill="F0F4F8"/>
          </w:tcPr>
          <w:p w14:paraId="4763929B" w14:textId="77777777" w:rsidR="002D4FF8" w:rsidRDefault="00000000">
            <w:r>
              <w:rPr>
                <w:sz w:val="20"/>
              </w:rPr>
              <w:t>~40,300 (Frontend ~19,800 + Backend ~20,500)</w:t>
            </w:r>
          </w:p>
        </w:tc>
      </w:tr>
      <w:tr w:rsidR="002D4FF8" w14:paraId="0884831A" w14:textId="77777777">
        <w:tc>
          <w:tcPr>
            <w:tcW w:w="4536" w:type="dxa"/>
          </w:tcPr>
          <w:p w14:paraId="4D7FA79C" w14:textId="77777777" w:rsidR="002D4FF8" w:rsidRDefault="00000000">
            <w:r>
              <w:rPr>
                <w:sz w:val="20"/>
              </w:rPr>
              <w:t>Database Migrations</w:t>
            </w:r>
          </w:p>
        </w:tc>
        <w:tc>
          <w:tcPr>
            <w:tcW w:w="4536" w:type="dxa"/>
          </w:tcPr>
          <w:p w14:paraId="354DE630" w14:textId="77777777" w:rsidR="002D4FF8" w:rsidRDefault="00000000">
            <w:r>
              <w:rPr>
                <w:sz w:val="20"/>
              </w:rPr>
              <w:t>20 revisions</w:t>
            </w:r>
          </w:p>
        </w:tc>
      </w:tr>
      <w:tr w:rsidR="002D4FF8" w14:paraId="71CBF5F7" w14:textId="77777777">
        <w:tc>
          <w:tcPr>
            <w:tcW w:w="4536" w:type="dxa"/>
            <w:shd w:val="clear" w:color="auto" w:fill="F0F4F8"/>
          </w:tcPr>
          <w:p w14:paraId="5EA630BE" w14:textId="77777777" w:rsidR="002D4FF8" w:rsidRDefault="00000000">
            <w:r>
              <w:rPr>
                <w:sz w:val="20"/>
              </w:rPr>
              <w:t>Git Commits</w:t>
            </w:r>
          </w:p>
        </w:tc>
        <w:tc>
          <w:tcPr>
            <w:tcW w:w="4536" w:type="dxa"/>
            <w:shd w:val="clear" w:color="auto" w:fill="F0F4F8"/>
          </w:tcPr>
          <w:p w14:paraId="28A8E0FC" w14:textId="77777777" w:rsidR="002D4FF8" w:rsidRDefault="00000000">
            <w:r>
              <w:rPr>
                <w:sz w:val="20"/>
              </w:rPr>
              <w:t>44 commits</w:t>
            </w:r>
          </w:p>
        </w:tc>
      </w:tr>
      <w:tr w:rsidR="002D4FF8" w14:paraId="23376255" w14:textId="77777777">
        <w:tc>
          <w:tcPr>
            <w:tcW w:w="4536" w:type="dxa"/>
          </w:tcPr>
          <w:p w14:paraId="38A7FD71" w14:textId="77777777" w:rsidR="002D4FF8" w:rsidRDefault="00000000">
            <w:r>
              <w:rPr>
                <w:sz w:val="20"/>
              </w:rPr>
              <w:t>State Machines</w:t>
            </w:r>
          </w:p>
        </w:tc>
        <w:tc>
          <w:tcPr>
            <w:tcW w:w="4536" w:type="dxa"/>
          </w:tcPr>
          <w:p w14:paraId="1FB2A382" w14:textId="77777777" w:rsidR="002D4FF8" w:rsidRDefault="00000000">
            <w:r>
              <w:rPr>
                <w:sz w:val="20"/>
              </w:rPr>
              <w:t>10</w:t>
            </w:r>
          </w:p>
        </w:tc>
      </w:tr>
      <w:tr w:rsidR="002D4FF8" w14:paraId="7CA8BEFD" w14:textId="77777777">
        <w:tc>
          <w:tcPr>
            <w:tcW w:w="4536" w:type="dxa"/>
            <w:shd w:val="clear" w:color="auto" w:fill="F0F4F8"/>
          </w:tcPr>
          <w:p w14:paraId="1EC421E2" w14:textId="77777777" w:rsidR="002D4FF8" w:rsidRDefault="00000000">
            <w:r>
              <w:rPr>
                <w:sz w:val="20"/>
              </w:rPr>
              <w:t>Frontend Routes</w:t>
            </w:r>
          </w:p>
        </w:tc>
        <w:tc>
          <w:tcPr>
            <w:tcW w:w="4536" w:type="dxa"/>
            <w:shd w:val="clear" w:color="auto" w:fill="F0F4F8"/>
          </w:tcPr>
          <w:p w14:paraId="6554AE1F" w14:textId="77777777" w:rsidR="002D4FF8" w:rsidRDefault="00000000">
            <w:r>
              <w:rPr>
                <w:sz w:val="20"/>
              </w:rPr>
              <w:t>29+</w:t>
            </w:r>
          </w:p>
        </w:tc>
      </w:tr>
      <w:tr w:rsidR="002D4FF8" w14:paraId="42C22FB1" w14:textId="77777777">
        <w:tc>
          <w:tcPr>
            <w:tcW w:w="4536" w:type="dxa"/>
          </w:tcPr>
          <w:p w14:paraId="70B3E70B" w14:textId="77777777" w:rsidR="002D4FF8" w:rsidRDefault="00000000">
            <w:r>
              <w:rPr>
                <w:sz w:val="20"/>
              </w:rPr>
              <w:t>Frontend Tabs</w:t>
            </w:r>
          </w:p>
        </w:tc>
        <w:tc>
          <w:tcPr>
            <w:tcW w:w="4536" w:type="dxa"/>
          </w:tcPr>
          <w:p w14:paraId="40B38A01" w14:textId="77777777" w:rsidR="002D4FF8" w:rsidRDefault="00000000">
            <w:r>
              <w:rPr>
                <w:sz w:val="20"/>
              </w:rPr>
              <w:t>35+</w:t>
            </w:r>
          </w:p>
        </w:tc>
      </w:tr>
      <w:tr w:rsidR="002D4FF8" w14:paraId="4134EB1D" w14:textId="77777777">
        <w:tc>
          <w:tcPr>
            <w:tcW w:w="4536" w:type="dxa"/>
            <w:shd w:val="clear" w:color="auto" w:fill="F0F4F8"/>
          </w:tcPr>
          <w:p w14:paraId="2EAC5F49" w14:textId="77777777" w:rsidR="002D4FF8" w:rsidRDefault="00000000">
            <w:r>
              <w:rPr>
                <w:sz w:val="20"/>
              </w:rPr>
              <w:lastRenderedPageBreak/>
              <w:t>Backend Routers</w:t>
            </w:r>
          </w:p>
        </w:tc>
        <w:tc>
          <w:tcPr>
            <w:tcW w:w="4536" w:type="dxa"/>
            <w:shd w:val="clear" w:color="auto" w:fill="F0F4F8"/>
          </w:tcPr>
          <w:p w14:paraId="25D04006" w14:textId="77777777" w:rsidR="002D4FF8" w:rsidRDefault="00000000">
            <w:r>
              <w:rPr>
                <w:sz w:val="20"/>
              </w:rPr>
              <w:t>19</w:t>
            </w:r>
          </w:p>
        </w:tc>
      </w:tr>
    </w:tbl>
    <w:p w14:paraId="262C9592" w14:textId="77777777" w:rsidR="002D4FF8" w:rsidRDefault="002D4FF8"/>
    <w:p w14:paraId="1772DA4F" w14:textId="77777777" w:rsidR="002D4FF8" w:rsidRDefault="00000000">
      <w:r>
        <w:rPr>
          <w:b/>
        </w:rPr>
        <w:t>Tech Stack:</w:t>
      </w:r>
      <w:r>
        <w:t xml:space="preserve"> FastAPI + SQLAlchemy (Backend) | React 18 + Vite + Ant Design + Zustand (Frontend) | PostgreSQL 16 + Redis 7 | JWT Auth | Lucide Icons</w:t>
      </w:r>
    </w:p>
    <w:p w14:paraId="2C2DBB21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คุณมีความเห็นอะไรไหม? ตัวเลขข้างต้นสะท้อนขนาดระบบที่คุณต้องการหรือไม่?</w:t>
      </w:r>
    </w:p>
    <w:p w14:paraId="71709DD4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63BABE" w14:textId="77777777" w:rsidR="002D4FF8" w:rsidRDefault="00000000">
      <w:pPr>
        <w:pStyle w:val="Heading2"/>
      </w:pPr>
      <w:r>
        <w:t>A2. สถาปัตยกรรมระบบ</w:t>
      </w:r>
    </w:p>
    <w:p w14:paraId="74FFADB6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0FB8232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graph TB</w:t>
      </w:r>
    </w:p>
    <w:p w14:paraId="2628F80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"ผู้ใช้งาน"</w:t>
      </w:r>
    </w:p>
    <w:p w14:paraId="0CBF866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U1["Owner&lt;br/&gt;(เจ้าของ)"]</w:t>
      </w:r>
    </w:p>
    <w:p w14:paraId="2A94B65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U2["Manager&lt;br/&gt;(ผู้จัดการ)"]</w:t>
      </w:r>
    </w:p>
    <w:p w14:paraId="262366D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U3["Supervisor&lt;br/&gt;(หัวหน้างาน)"]</w:t>
      </w:r>
    </w:p>
    <w:p w14:paraId="372E2EE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U4["Staff&lt;br/&gt;(พนักงาน)"]</w:t>
      </w:r>
    </w:p>
    <w:p w14:paraId="01C984F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U5["Viewer&lt;br/&gt;(ผู้ดูข้อมูล)"]</w:t>
      </w:r>
    </w:p>
    <w:p w14:paraId="2AFE008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6D66C888" w14:textId="77777777" w:rsidR="002D4FF8" w:rsidRDefault="002D4FF8">
      <w:pPr>
        <w:spacing w:after="0"/>
        <w:ind w:left="567"/>
      </w:pPr>
    </w:p>
    <w:p w14:paraId="1B27EE9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"Frontend — หน้าจอ"</w:t>
      </w:r>
    </w:p>
    <w:p w14:paraId="65F7C62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FE["React 18 + Ant Design&lt;br/&gt;29+ หน้า, 35+ แท็บ&lt;br/&gt;Deploy: Vercel"]</w:t>
      </w:r>
    </w:p>
    <w:p w14:paraId="6D7AB19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16FB063C" w14:textId="77777777" w:rsidR="002D4FF8" w:rsidRDefault="002D4FF8">
      <w:pPr>
        <w:spacing w:after="0"/>
        <w:ind w:left="567"/>
      </w:pPr>
    </w:p>
    <w:p w14:paraId="372AD75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"Backend — ประมวลผล"</w:t>
      </w:r>
    </w:p>
    <w:p w14:paraId="01939FD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BE["FastAPI (Python)&lt;br/&gt;19 Routers, 88 กฎธุรกิจ&lt;br/&gt;Deploy: Railway"]</w:t>
      </w:r>
    </w:p>
    <w:p w14:paraId="1766B06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AUTH["JWT Authentication&lt;br/&gt;133 สิทธิ์ x 5 บทบาท"]</w:t>
      </w:r>
    </w:p>
    <w:p w14:paraId="598B127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47509F3C" w14:textId="77777777" w:rsidR="002D4FF8" w:rsidRDefault="002D4FF8">
      <w:pPr>
        <w:spacing w:after="0"/>
        <w:ind w:left="567"/>
      </w:pPr>
    </w:p>
    <w:p w14:paraId="7AF998E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"Database — เก็บข้อมูล"</w:t>
      </w:r>
    </w:p>
    <w:p w14:paraId="546C13D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DB["PostgreSQL 16&lt;br/&gt;47 ตาราง&lt;br/&gt;20 migrations"]</w:t>
      </w:r>
    </w:p>
    <w:p w14:paraId="5142CA7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REDIS["Redis&lt;br/&gt;Rate Limiting"]</w:t>
      </w:r>
    </w:p>
    <w:p w14:paraId="0A5D43F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3706332D" w14:textId="77777777" w:rsidR="002D4FF8" w:rsidRDefault="002D4FF8">
      <w:pPr>
        <w:spacing w:after="0"/>
        <w:ind w:left="567"/>
      </w:pPr>
    </w:p>
    <w:p w14:paraId="03E61F4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"Monitoring"</w:t>
      </w:r>
    </w:p>
    <w:p w14:paraId="2E4A25F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SENTRY["Sentry&lt;br/&gt;Error Tracking"]</w:t>
      </w:r>
    </w:p>
    <w:p w14:paraId="6D9FE37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29E5A7BE" w14:textId="77777777" w:rsidR="002D4FF8" w:rsidRDefault="002D4FF8">
      <w:pPr>
        <w:spacing w:after="0"/>
        <w:ind w:left="567"/>
      </w:pPr>
    </w:p>
    <w:p w14:paraId="6A60EC5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U1 &amp; U2 &amp; U3 &amp; U4 &amp; U5 --&gt; FE</w:t>
      </w:r>
    </w:p>
    <w:p w14:paraId="2357373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FE &lt;--&gt;|"REST API&lt;br/&gt;(JSON)"| BE</w:t>
      </w:r>
    </w:p>
    <w:p w14:paraId="63EE3DF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BE &lt;--&gt; AUTH</w:t>
      </w:r>
    </w:p>
    <w:p w14:paraId="45CC897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BE &lt;--&gt;|"SQL Queries"| DB</w:t>
      </w:r>
    </w:p>
    <w:p w14:paraId="52C29EC7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BE &lt;--&gt; REDIS</w:t>
      </w:r>
    </w:p>
    <w:p w14:paraId="0F521E8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BE -.-&gt; SENTRY</w:t>
      </w:r>
    </w:p>
    <w:p w14:paraId="5C68BEAF" w14:textId="23893365" w:rsidR="002D4FF8" w:rsidRDefault="00000000">
      <w:pPr>
        <w:spacing w:after="0"/>
        <w:ind w:left="567"/>
        <w:rPr>
          <w:rFonts w:hint="cs"/>
          <w:cs/>
          <w:lang w:bidi="th-TH"/>
        </w:rPr>
      </w:pPr>
      <w:r>
        <w:rPr>
          <w:rFonts w:ascii="Consolas" w:hAnsi="Consolas"/>
          <w:color w:val="505050"/>
          <w:sz w:val="16"/>
        </w:rPr>
        <w:t xml:space="preserve">    FE -.-&gt; SENTRY</w:t>
      </w:r>
      <w:ins w:id="5" w:author="SANCHAI SAIYOT" w:date="2026-03-02T13:17:00Z" w16du:dateUtc="2026-03-02T06:17:00Z">
        <w:r w:rsidR="00692B5F">
          <w:rPr>
            <w:rFonts w:ascii="Consolas" w:hAnsi="Consolas"/>
            <w:color w:val="505050"/>
            <w:sz w:val="16"/>
            <w:cs/>
            <w:lang w:bidi="th-TH"/>
          </w:rPr>
          <w:br/>
        </w:r>
        <w:commentRangeStart w:id="6"/>
        <w:r w:rsidR="00692B5F">
          <w:rPr>
            <w:rFonts w:ascii="Consolas" w:hAnsi="Consolas"/>
            <w:color w:val="505050"/>
            <w:sz w:val="16"/>
            <w:lang w:bidi="th-TH"/>
          </w:rPr>
          <w:t>test</w:t>
        </w:r>
      </w:ins>
      <w:commentRangeEnd w:id="6"/>
      <w:r w:rsidR="00677C29">
        <w:rPr>
          <w:rStyle w:val="CommentReference"/>
          <w:rFonts w:hint="cs"/>
          <w:sz w:val="22"/>
          <w:szCs w:val="22"/>
          <w:cs/>
          <w:lang w:bidi="th-TH"/>
        </w:rPr>
        <w:commentReference w:id="6"/>
      </w:r>
    </w:p>
    <w:p w14:paraId="39682387" w14:textId="77777777" w:rsidR="002D4FF8" w:rsidRDefault="00000000">
      <w:pPr>
        <w:pStyle w:val="Heading3"/>
      </w:pPr>
      <w:r>
        <w:t>เทคโนโลยีที่ใช้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319C4721" w14:textId="77777777">
        <w:tc>
          <w:tcPr>
            <w:tcW w:w="3024" w:type="dxa"/>
            <w:shd w:val="clear" w:color="auto" w:fill="003366"/>
          </w:tcPr>
          <w:p w14:paraId="6B27D7B8" w14:textId="77777777" w:rsidR="002D4FF8" w:rsidRDefault="00000000">
            <w:r>
              <w:rPr>
                <w:b/>
                <w:color w:val="FFFFFF"/>
                <w:sz w:val="20"/>
              </w:rPr>
              <w:t>ชั้น</w:t>
            </w:r>
          </w:p>
        </w:tc>
        <w:tc>
          <w:tcPr>
            <w:tcW w:w="3024" w:type="dxa"/>
            <w:shd w:val="clear" w:color="auto" w:fill="003366"/>
          </w:tcPr>
          <w:p w14:paraId="728B9A56" w14:textId="77777777" w:rsidR="002D4FF8" w:rsidRDefault="00000000">
            <w:r>
              <w:rPr>
                <w:b/>
                <w:color w:val="FFFFFF"/>
                <w:sz w:val="20"/>
              </w:rPr>
              <w:t>เทคโนโลยี</w:t>
            </w:r>
          </w:p>
        </w:tc>
        <w:tc>
          <w:tcPr>
            <w:tcW w:w="3024" w:type="dxa"/>
            <w:shd w:val="clear" w:color="auto" w:fill="003366"/>
          </w:tcPr>
          <w:p w14:paraId="70ACD60B" w14:textId="77777777" w:rsidR="002D4FF8" w:rsidRDefault="00000000">
            <w:r>
              <w:rPr>
                <w:b/>
                <w:color w:val="FFFFFF"/>
                <w:sz w:val="20"/>
              </w:rPr>
              <w:t>หน้าที่</w:t>
            </w:r>
          </w:p>
        </w:tc>
      </w:tr>
      <w:tr w:rsidR="002D4FF8" w14:paraId="6CB8865D" w14:textId="77777777">
        <w:tc>
          <w:tcPr>
            <w:tcW w:w="3024" w:type="dxa"/>
            <w:shd w:val="clear" w:color="auto" w:fill="F0F4F8"/>
          </w:tcPr>
          <w:p w14:paraId="53617C74" w14:textId="77777777" w:rsidR="002D4FF8" w:rsidRDefault="00000000">
            <w:r>
              <w:rPr>
                <w:sz w:val="20"/>
              </w:rPr>
              <w:t>หน้าจอ (Frontend)</w:t>
            </w:r>
          </w:p>
        </w:tc>
        <w:tc>
          <w:tcPr>
            <w:tcW w:w="3024" w:type="dxa"/>
            <w:shd w:val="clear" w:color="auto" w:fill="F0F4F8"/>
          </w:tcPr>
          <w:p w14:paraId="5DF04235" w14:textId="77777777" w:rsidR="002D4FF8" w:rsidRDefault="00000000">
            <w:r>
              <w:rPr>
                <w:sz w:val="20"/>
              </w:rPr>
              <w:t>React 18 + Vite + Ant Design</w:t>
            </w:r>
          </w:p>
        </w:tc>
        <w:tc>
          <w:tcPr>
            <w:tcW w:w="3024" w:type="dxa"/>
            <w:shd w:val="clear" w:color="auto" w:fill="F0F4F8"/>
          </w:tcPr>
          <w:p w14:paraId="6528E3D0" w14:textId="77777777" w:rsidR="002D4FF8" w:rsidRDefault="00000000">
            <w:r>
              <w:rPr>
                <w:sz w:val="20"/>
              </w:rPr>
              <w:t>แสดงผล + รับข้อมูลจากผู้ใช้</w:t>
            </w:r>
          </w:p>
        </w:tc>
      </w:tr>
      <w:tr w:rsidR="002D4FF8" w14:paraId="65387DA0" w14:textId="77777777">
        <w:tc>
          <w:tcPr>
            <w:tcW w:w="3024" w:type="dxa"/>
          </w:tcPr>
          <w:p w14:paraId="7E079BE3" w14:textId="77777777" w:rsidR="002D4FF8" w:rsidRDefault="00000000">
            <w:r>
              <w:rPr>
                <w:sz w:val="20"/>
              </w:rPr>
              <w:t>ไอคอน</w:t>
            </w:r>
          </w:p>
        </w:tc>
        <w:tc>
          <w:tcPr>
            <w:tcW w:w="3024" w:type="dxa"/>
          </w:tcPr>
          <w:p w14:paraId="04F44848" w14:textId="77777777" w:rsidR="002D4FF8" w:rsidRDefault="00000000">
            <w:r>
              <w:rPr>
                <w:sz w:val="20"/>
              </w:rPr>
              <w:t>Lucide React</w:t>
            </w:r>
          </w:p>
        </w:tc>
        <w:tc>
          <w:tcPr>
            <w:tcW w:w="3024" w:type="dxa"/>
          </w:tcPr>
          <w:p w14:paraId="2A85AC87" w14:textId="77777777" w:rsidR="002D4FF8" w:rsidRDefault="00000000">
            <w:r>
              <w:rPr>
                <w:sz w:val="20"/>
              </w:rPr>
              <w:t>ไอคอนทั้งระบบ (ห้ามใช้ emoji / Ant Design Icons)</w:t>
            </w:r>
          </w:p>
        </w:tc>
      </w:tr>
      <w:tr w:rsidR="002D4FF8" w14:paraId="1B954F60" w14:textId="77777777">
        <w:tc>
          <w:tcPr>
            <w:tcW w:w="3024" w:type="dxa"/>
            <w:shd w:val="clear" w:color="auto" w:fill="F0F4F8"/>
          </w:tcPr>
          <w:p w14:paraId="43384103" w14:textId="77777777" w:rsidR="002D4FF8" w:rsidRDefault="00000000">
            <w:r>
              <w:rPr>
                <w:sz w:val="20"/>
              </w:rPr>
              <w:t>State Management</w:t>
            </w:r>
          </w:p>
        </w:tc>
        <w:tc>
          <w:tcPr>
            <w:tcW w:w="3024" w:type="dxa"/>
            <w:shd w:val="clear" w:color="auto" w:fill="F0F4F8"/>
          </w:tcPr>
          <w:p w14:paraId="6022DA6B" w14:textId="77777777" w:rsidR="002D4FF8" w:rsidRDefault="00000000">
            <w:r>
              <w:rPr>
                <w:sz w:val="20"/>
              </w:rPr>
              <w:t>Zustand</w:t>
            </w:r>
          </w:p>
        </w:tc>
        <w:tc>
          <w:tcPr>
            <w:tcW w:w="3024" w:type="dxa"/>
            <w:shd w:val="clear" w:color="auto" w:fill="F0F4F8"/>
          </w:tcPr>
          <w:p w14:paraId="34221BE7" w14:textId="77777777" w:rsidR="002D4FF8" w:rsidRDefault="00000000">
            <w:r>
              <w:rPr>
                <w:sz w:val="20"/>
              </w:rPr>
              <w:t>จัดการ state ฝั่ง frontend</w:t>
            </w:r>
          </w:p>
        </w:tc>
      </w:tr>
      <w:tr w:rsidR="002D4FF8" w14:paraId="182BE085" w14:textId="77777777">
        <w:tc>
          <w:tcPr>
            <w:tcW w:w="3024" w:type="dxa"/>
          </w:tcPr>
          <w:p w14:paraId="4A12E347" w14:textId="77777777" w:rsidR="002D4FF8" w:rsidRDefault="00000000">
            <w:r>
              <w:rPr>
                <w:sz w:val="20"/>
              </w:rPr>
              <w:t>ประมวลผล (Backend)</w:t>
            </w:r>
          </w:p>
        </w:tc>
        <w:tc>
          <w:tcPr>
            <w:tcW w:w="3024" w:type="dxa"/>
          </w:tcPr>
          <w:p w14:paraId="51A5E69F" w14:textId="77777777" w:rsidR="002D4FF8" w:rsidRDefault="00000000">
            <w:r>
              <w:rPr>
                <w:sz w:val="20"/>
              </w:rPr>
              <w:t>FastAPI (Python 3.12)</w:t>
            </w:r>
          </w:p>
        </w:tc>
        <w:tc>
          <w:tcPr>
            <w:tcW w:w="3024" w:type="dxa"/>
          </w:tcPr>
          <w:p w14:paraId="648D34B5" w14:textId="77777777" w:rsidR="002D4FF8" w:rsidRDefault="00000000">
            <w:r>
              <w:rPr>
                <w:sz w:val="20"/>
              </w:rPr>
              <w:t>ตรวจสอบกฎ + คำนวณ + จัดการข้อมูล</w:t>
            </w:r>
          </w:p>
        </w:tc>
      </w:tr>
      <w:tr w:rsidR="002D4FF8" w14:paraId="43CD2F2F" w14:textId="77777777">
        <w:tc>
          <w:tcPr>
            <w:tcW w:w="3024" w:type="dxa"/>
            <w:shd w:val="clear" w:color="auto" w:fill="F0F4F8"/>
          </w:tcPr>
          <w:p w14:paraId="6650FCD8" w14:textId="77777777" w:rsidR="002D4FF8" w:rsidRDefault="00000000">
            <w:r>
              <w:rPr>
                <w:sz w:val="20"/>
              </w:rPr>
              <w:t>ฐานข้อมูล</w:t>
            </w:r>
          </w:p>
        </w:tc>
        <w:tc>
          <w:tcPr>
            <w:tcW w:w="3024" w:type="dxa"/>
            <w:shd w:val="clear" w:color="auto" w:fill="F0F4F8"/>
          </w:tcPr>
          <w:p w14:paraId="4C00E2F4" w14:textId="77777777" w:rsidR="002D4FF8" w:rsidRDefault="00000000">
            <w:r>
              <w:rPr>
                <w:sz w:val="20"/>
              </w:rPr>
              <w:t>PostgreSQL 16 + SQLAlchemy 2.0 (async)</w:t>
            </w:r>
          </w:p>
        </w:tc>
        <w:tc>
          <w:tcPr>
            <w:tcW w:w="3024" w:type="dxa"/>
            <w:shd w:val="clear" w:color="auto" w:fill="F0F4F8"/>
          </w:tcPr>
          <w:p w14:paraId="590F877A" w14:textId="77777777" w:rsidR="002D4FF8" w:rsidRDefault="00000000">
            <w:r>
              <w:rPr>
                <w:sz w:val="20"/>
              </w:rPr>
              <w:t>เก็บข้อมูลทั้งหมด</w:t>
            </w:r>
          </w:p>
        </w:tc>
      </w:tr>
      <w:tr w:rsidR="002D4FF8" w14:paraId="4C986322" w14:textId="77777777">
        <w:tc>
          <w:tcPr>
            <w:tcW w:w="3024" w:type="dxa"/>
          </w:tcPr>
          <w:p w14:paraId="3197EC13" w14:textId="77777777" w:rsidR="002D4FF8" w:rsidRDefault="00000000">
            <w:r>
              <w:rPr>
                <w:sz w:val="20"/>
              </w:rPr>
              <w:lastRenderedPageBreak/>
              <w:t>Cache</w:t>
            </w:r>
          </w:p>
        </w:tc>
        <w:tc>
          <w:tcPr>
            <w:tcW w:w="3024" w:type="dxa"/>
          </w:tcPr>
          <w:p w14:paraId="2C48721D" w14:textId="77777777" w:rsidR="002D4FF8" w:rsidRDefault="00000000">
            <w:r>
              <w:rPr>
                <w:sz w:val="20"/>
              </w:rPr>
              <w:t>Redis</w:t>
            </w:r>
          </w:p>
        </w:tc>
        <w:tc>
          <w:tcPr>
            <w:tcW w:w="3024" w:type="dxa"/>
          </w:tcPr>
          <w:p w14:paraId="724E9ADF" w14:textId="77777777" w:rsidR="002D4FF8" w:rsidRDefault="00000000">
            <w:r>
              <w:rPr>
                <w:sz w:val="20"/>
              </w:rPr>
              <w:t>Rate limiting + session cache</w:t>
            </w:r>
          </w:p>
        </w:tc>
      </w:tr>
      <w:tr w:rsidR="002D4FF8" w14:paraId="72D4A027" w14:textId="77777777">
        <w:tc>
          <w:tcPr>
            <w:tcW w:w="3024" w:type="dxa"/>
            <w:shd w:val="clear" w:color="auto" w:fill="F0F4F8"/>
          </w:tcPr>
          <w:p w14:paraId="0D1FEE97" w14:textId="77777777" w:rsidR="002D4FF8" w:rsidRDefault="00000000">
            <w:r>
              <w:rPr>
                <w:sz w:val="20"/>
              </w:rPr>
              <w:t>ยืนยันตัวตน</w:t>
            </w:r>
          </w:p>
        </w:tc>
        <w:tc>
          <w:tcPr>
            <w:tcW w:w="3024" w:type="dxa"/>
            <w:shd w:val="clear" w:color="auto" w:fill="F0F4F8"/>
          </w:tcPr>
          <w:p w14:paraId="1D10C52A" w14:textId="77777777" w:rsidR="002D4FF8" w:rsidRDefault="00000000">
            <w:r>
              <w:rPr>
                <w:sz w:val="20"/>
              </w:rPr>
              <w:t>JWT Token (Access 15min + Refresh 7d)</w:t>
            </w:r>
          </w:p>
        </w:tc>
        <w:tc>
          <w:tcPr>
            <w:tcW w:w="3024" w:type="dxa"/>
            <w:shd w:val="clear" w:color="auto" w:fill="F0F4F8"/>
          </w:tcPr>
          <w:p w14:paraId="2768997A" w14:textId="77777777" w:rsidR="002D4FF8" w:rsidRDefault="00000000">
            <w:r>
              <w:rPr>
                <w:sz w:val="20"/>
              </w:rPr>
              <w:t>Login + สิทธิ์การเข้าถึง</w:t>
            </w:r>
          </w:p>
        </w:tc>
      </w:tr>
      <w:tr w:rsidR="002D4FF8" w14:paraId="42B379C8" w14:textId="77777777">
        <w:tc>
          <w:tcPr>
            <w:tcW w:w="3024" w:type="dxa"/>
          </w:tcPr>
          <w:p w14:paraId="6210F945" w14:textId="77777777" w:rsidR="002D4FF8" w:rsidRDefault="00000000">
            <w:r>
              <w:rPr>
                <w:sz w:val="20"/>
              </w:rPr>
              <w:t>Deploy หน้าจอ</w:t>
            </w:r>
          </w:p>
        </w:tc>
        <w:tc>
          <w:tcPr>
            <w:tcW w:w="3024" w:type="dxa"/>
          </w:tcPr>
          <w:p w14:paraId="4037A4B5" w14:textId="77777777" w:rsidR="002D4FF8" w:rsidRDefault="00000000">
            <w:r>
              <w:rPr>
                <w:sz w:val="20"/>
              </w:rPr>
              <w:t>Vercel</w:t>
            </w:r>
          </w:p>
        </w:tc>
        <w:tc>
          <w:tcPr>
            <w:tcW w:w="3024" w:type="dxa"/>
          </w:tcPr>
          <w:p w14:paraId="31B68906" w14:textId="77777777" w:rsidR="002D4FF8" w:rsidRDefault="00000000">
            <w:r>
              <w:rPr>
                <w:sz w:val="20"/>
              </w:rPr>
              <w:t>เว็บไซต์ออนไลน์</w:t>
            </w:r>
          </w:p>
        </w:tc>
      </w:tr>
      <w:tr w:rsidR="002D4FF8" w14:paraId="084D9961" w14:textId="77777777">
        <w:tc>
          <w:tcPr>
            <w:tcW w:w="3024" w:type="dxa"/>
            <w:shd w:val="clear" w:color="auto" w:fill="F0F4F8"/>
          </w:tcPr>
          <w:p w14:paraId="7A53B5E2" w14:textId="77777777" w:rsidR="002D4FF8" w:rsidRDefault="00000000">
            <w:r>
              <w:rPr>
                <w:sz w:val="20"/>
              </w:rPr>
              <w:t>Deploy ประมวลผล</w:t>
            </w:r>
          </w:p>
        </w:tc>
        <w:tc>
          <w:tcPr>
            <w:tcW w:w="3024" w:type="dxa"/>
            <w:shd w:val="clear" w:color="auto" w:fill="F0F4F8"/>
          </w:tcPr>
          <w:p w14:paraId="7875A332" w14:textId="77777777" w:rsidR="002D4FF8" w:rsidRDefault="00000000">
            <w:r>
              <w:rPr>
                <w:sz w:val="20"/>
              </w:rPr>
              <w:t>Railway</w:t>
            </w:r>
          </w:p>
        </w:tc>
        <w:tc>
          <w:tcPr>
            <w:tcW w:w="3024" w:type="dxa"/>
            <w:shd w:val="clear" w:color="auto" w:fill="F0F4F8"/>
          </w:tcPr>
          <w:p w14:paraId="5402BE5B" w14:textId="77777777" w:rsidR="002D4FF8" w:rsidRDefault="00000000">
            <w:r>
              <w:rPr>
                <w:sz w:val="20"/>
              </w:rPr>
              <w:t>เซิร์ฟเวอร์ออนไลน์</w:t>
            </w:r>
          </w:p>
        </w:tc>
      </w:tr>
    </w:tbl>
    <w:p w14:paraId="2401DC6E" w14:textId="77777777" w:rsidR="002D4FF8" w:rsidRDefault="002D4FF8"/>
    <w:p w14:paraId="767238A8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คุณมีความเห็นอะไรเกี่ยวกับ tech stack ไหม?</w:t>
      </w:r>
    </w:p>
    <w:p w14:paraId="16F476ED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83192C" w14:textId="77777777" w:rsidR="002D4FF8" w:rsidRDefault="00000000">
      <w:pPr>
        <w:pStyle w:val="Heading2"/>
      </w:pPr>
      <w:r>
        <w:t>A3. สถานะแต่ละ Module + UX Assessment</w:t>
      </w:r>
    </w:p>
    <w:p w14:paraId="2F6973DE" w14:textId="77777777" w:rsidR="002D4FF8" w:rsidRDefault="00000000">
      <w:pPr>
        <w:pStyle w:val="Heading3"/>
      </w:pPr>
      <w:r>
        <w:t>แผนภาพความสัมพันธ์ 12 โมดูล</w:t>
      </w:r>
    </w:p>
    <w:p w14:paraId="7B8EDF0A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330F893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graph LR</w:t>
      </w:r>
    </w:p>
    <w:p w14:paraId="760F726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"ข้อมูลหลัก (Master)"</w:t>
      </w:r>
    </w:p>
    <w:p w14:paraId="49A56D9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MASTER["Master Data&lt;br/&gt;Cost Center, Cost Element&lt;br/&gt;OT Type, Shift, Supplier&lt;br/&gt;Department, Leave Type"]</w:t>
      </w:r>
    </w:p>
    <w:p w14:paraId="6A6A9B2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ADMIN["Admin&lt;br/&gt;Users, Roles&lt;br/&gt;Permissions, Config"]</w:t>
      </w:r>
    </w:p>
    <w:p w14:paraId="16CF7B8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30C247F4" w14:textId="77777777" w:rsidR="002D4FF8" w:rsidRDefault="002D4FF8">
      <w:pPr>
        <w:spacing w:after="0"/>
        <w:ind w:left="567"/>
      </w:pPr>
    </w:p>
    <w:p w14:paraId="284F1CA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"ซื้อ (Purchasing)"</w:t>
      </w:r>
    </w:p>
    <w:p w14:paraId="7E0C0C2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PR["PR&lt;br/&gt;ใบขอซื้อ"]</w:t>
      </w:r>
    </w:p>
    <w:p w14:paraId="2F3B6FA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PO["PO&lt;br/&gt;ใบสั่งซื้อ"]</w:t>
      </w:r>
    </w:p>
    <w:p w14:paraId="1636AC0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4A72BDB8" w14:textId="77777777" w:rsidR="002D4FF8" w:rsidRDefault="002D4FF8">
      <w:pPr>
        <w:spacing w:after="0"/>
        <w:ind w:left="567"/>
      </w:pPr>
    </w:p>
    <w:p w14:paraId="2EE51DA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"คลัง (Supply Chain)"</w:t>
      </w:r>
    </w:p>
    <w:p w14:paraId="26AE5E8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INV["Inventory&lt;br/&gt;สินค้า + สต็อก"]</w:t>
      </w:r>
    </w:p>
    <w:p w14:paraId="0A6D9EB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WH["Warehouse&lt;br/&gt;คลัง + ตำแหน่ง"]</w:t>
      </w:r>
    </w:p>
    <w:p w14:paraId="2A6D958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WD["Withdrawal&lt;br/&gt;ใบเบิกของ"]</w:t>
      </w:r>
    </w:p>
    <w:p w14:paraId="490D98A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29A7401A" w14:textId="77777777" w:rsidR="002D4FF8" w:rsidRDefault="002D4FF8">
      <w:pPr>
        <w:spacing w:after="0"/>
        <w:ind w:left="567"/>
      </w:pPr>
    </w:p>
    <w:p w14:paraId="1052E6B6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"ผลิต (Production)"</w:t>
      </w:r>
    </w:p>
    <w:p w14:paraId="57698F9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WO["Work Order&lt;br/&gt;ใบสั่งงาน"]</w:t>
      </w:r>
    </w:p>
    <w:p w14:paraId="07B7360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PLAN["Planning&lt;br/&gt;แผนงาน + จองวัสดุ"]</w:t>
      </w:r>
    </w:p>
    <w:p w14:paraId="1AA17D8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TOOL["Tools&lt;br/&gt;เครื่องมือ"]</w:t>
      </w:r>
    </w:p>
    <w:p w14:paraId="4059274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37442E46" w14:textId="77777777" w:rsidR="002D4FF8" w:rsidRDefault="002D4FF8">
      <w:pPr>
        <w:spacing w:after="0"/>
        <w:ind w:left="567"/>
      </w:pPr>
    </w:p>
    <w:p w14:paraId="4DB013B6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"บุคคล (HR)"</w:t>
      </w:r>
    </w:p>
    <w:p w14:paraId="76F1169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HR["HR&lt;br/&gt;พนักงาน + Timesheet&lt;br/&gt;ลา + Payroll + กะ"]</w:t>
      </w:r>
    </w:p>
    <w:p w14:paraId="19FD7BA6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2C7D5776" w14:textId="77777777" w:rsidR="002D4FF8" w:rsidRDefault="002D4FF8">
      <w:pPr>
        <w:spacing w:after="0"/>
        <w:ind w:left="567"/>
      </w:pPr>
    </w:p>
    <w:p w14:paraId="5F9120A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"ขาย + การเงิน"</w:t>
      </w:r>
    </w:p>
    <w:p w14:paraId="5D9DCDB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SALES["Sales&lt;br/&gt;ใบสั่งขาย"]</w:t>
      </w:r>
    </w:p>
    <w:p w14:paraId="09EA417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CUST["Customer&lt;br/&gt;ลูกค้า"]</w:t>
      </w:r>
    </w:p>
    <w:p w14:paraId="7ADE7DD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FIN["Finance&lt;br/&gt;รายงานการเงิน"]</w:t>
      </w:r>
    </w:p>
    <w:p w14:paraId="448DCA57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0E98388F" w14:textId="77777777" w:rsidR="002D4FF8" w:rsidRDefault="002D4FF8">
      <w:pPr>
        <w:spacing w:after="0"/>
        <w:ind w:left="567"/>
      </w:pPr>
    </w:p>
    <w:p w14:paraId="00BE8E56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PR --&gt;|"Convert"| PO</w:t>
      </w:r>
    </w:p>
    <w:p w14:paraId="2967183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PO --&gt;|"รับของ (GR)"| INV</w:t>
      </w:r>
    </w:p>
    <w:p w14:paraId="7317C3F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WD --&gt;|"ตัดสต็อก"| INV</w:t>
      </w:r>
    </w:p>
    <w:p w14:paraId="71C536C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INV &lt;--&gt;|"ตำแหน่ง"| WH</w:t>
      </w:r>
    </w:p>
    <w:p w14:paraId="35D43FE6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INV --&gt;|"เบิกวัสดุ (CONSUME)"| WO</w:t>
      </w:r>
    </w:p>
    <w:p w14:paraId="2AA423E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INV --&gt;|"คืนวัสดุ (RETURN)"| WO</w:t>
      </w:r>
    </w:p>
    <w:p w14:paraId="760274D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HR --&gt;|"Timesheet → ManHour"| WO</w:t>
      </w:r>
    </w:p>
    <w:p w14:paraId="5748413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TOOL --&gt;|"Check-in → Recharge"| WO</w:t>
      </w:r>
    </w:p>
    <w:p w14:paraId="09FB3D0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lastRenderedPageBreak/>
        <w:t xml:space="preserve">    PLAN --&gt;|"จัดคน+เครื่องมือ"| WO</w:t>
      </w:r>
    </w:p>
    <w:p w14:paraId="066182D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PLAN --&gt;|"จองวัสดุ"| INV</w:t>
      </w:r>
    </w:p>
    <w:p w14:paraId="65E58CF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CUST --&gt;|"ลูกค้า"| SALES</w:t>
      </w:r>
    </w:p>
    <w:p w14:paraId="325E645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CUST --&gt;|"ลูกค้า"| WO</w:t>
      </w:r>
    </w:p>
    <w:p w14:paraId="6A3BE0F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MASTER -.-&gt;|"Cost Center"| WO &amp; HR &amp; PR &amp; INV</w:t>
      </w:r>
    </w:p>
    <w:p w14:paraId="1632B75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MASTER -.-&gt;|"OT Type"| HR</w:t>
      </w:r>
    </w:p>
    <w:p w14:paraId="32AFE98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MASTER -.-&gt;|"Supplier"| PO</w:t>
      </w:r>
    </w:p>
    <w:p w14:paraId="219FD6D6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ADMIN -.-&gt;|"สิทธิ์"| PR &amp; PO &amp; INV &amp; WO &amp; HR &amp; SALES &amp; TOOL</w:t>
      </w:r>
    </w:p>
    <w:p w14:paraId="0C0198F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WO &amp; SALES &amp; HR --&gt;|"ข้อมูลต้นทุน"| FIN</w:t>
      </w:r>
    </w:p>
    <w:p w14:paraId="34556783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70E022" w14:textId="77777777" w:rsidR="002D4FF8" w:rsidRDefault="00000000">
      <w:pPr>
        <w:pStyle w:val="Heading3"/>
      </w:pPr>
      <w:r>
        <w:t>Module 1: Inventory (สินค้า + Stock) — ✅ Feature Complete</w:t>
      </w:r>
    </w:p>
    <w:p w14:paraId="4453667F" w14:textId="77777777" w:rsidR="002D4FF8" w:rsidRDefault="00000000">
      <w:r>
        <w:t>ระบบจัดการสินค้า 3 ประเภท (MATERIAL, CONSUMABLE, SERVICE) พร้อม stock tracking แบบ real-time ที่ระดับ product และ location รองรับ 6 ประเภท movement (CONSUME, RETURN, RECEIVE, ADJUST, REVERSAL, TRANSFER) โดย stock movement เป็น immutable — แก้ไขได้ผ่าน REVERSAL เท่านั้น มีการแจ้งเตือนเมื่อ stock ต่ำกว่า min_stock (แถวเหลือง + stat card)</w:t>
      </w:r>
    </w:p>
    <w:p w14:paraId="4E8FF06D" w14:textId="77777777" w:rsidR="002D4FF8" w:rsidRDefault="00000000">
      <w:r>
        <w:rPr>
          <w:b/>
        </w:rPr>
        <w:t>UX ที่ดี:</w:t>
      </w:r>
      <w:r>
        <w:t xml:space="preserve"> มี search/filter, stock quantity display ชัดเจน, low stock alert ด้วยสีเหลือง</w:t>
      </w:r>
    </w:p>
    <w:p w14:paraId="03075AB8" w14:textId="77777777" w:rsidR="002D4FF8" w:rsidRDefault="00000000">
      <w:r>
        <w:rPr>
          <w:b/>
        </w:rPr>
        <w:t>UX ที่ควรปรับปรุง:</w:t>
      </w:r>
    </w:p>
    <w:p w14:paraId="4C300582" w14:textId="77777777" w:rsidR="002D4FF8" w:rsidRDefault="00000000">
      <w:pPr>
        <w:pStyle w:val="ListBullet"/>
      </w:pPr>
      <w:r>
        <w:t>ไม่มี Stock Count/Adjustment UI — ต้องทำผ่าน movement ซึ่งไม่ตรงกับ workflow จริงของคลัง</w:t>
      </w:r>
    </w:p>
    <w:p w14:paraId="69501CB3" w14:textId="77777777" w:rsidR="002D4FF8" w:rsidRDefault="00000000">
      <w:pPr>
        <w:pStyle w:val="ListBullet"/>
      </w:pPr>
      <w:r>
        <w:t>ไม่มี Stock Transfer ระหว่าง warehouse — ต้องทำ manual (ADJUST ออก + ADJUST เข้า)</w:t>
      </w:r>
    </w:p>
    <w:p w14:paraId="4169F304" w14:textId="77777777" w:rsidR="002D4FF8" w:rsidRDefault="00000000">
      <w:pPr>
        <w:pStyle w:val="ListBullet"/>
      </w:pPr>
      <w:r>
        <w:t>ไม่มี Reorder Point alert — มีแค่ low stock แต่ไม่แนะนำว่าควรสั่งซื้อเท่าไหร่</w:t>
      </w:r>
    </w:p>
    <w:p w14:paraId="189CC130" w14:textId="77777777" w:rsidR="002D4FF8" w:rsidRDefault="00000000">
      <w:pPr>
        <w:pStyle w:val="ListBullet"/>
      </w:pPr>
      <w:r>
        <w:t>ไม่มี Import/Export สำหรับ bulk update สินค้า</w:t>
      </w:r>
    </w:p>
    <w:p w14:paraId="50AC1505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คุณใช้การนับ stock จริง (Stock Count) บ่อยไหม? ต้องการ Reorder Point ไหม?</w:t>
      </w:r>
    </w:p>
    <w:p w14:paraId="74AF3EB3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0549B9" w14:textId="77777777" w:rsidR="002D4FF8" w:rsidRDefault="00000000">
      <w:pPr>
        <w:pStyle w:val="Heading3"/>
      </w:pPr>
      <w:r>
        <w:t>Module 2: Warehouse (คลัง + ตำแหน่ง) — ✅ Feature Complete</w:t>
      </w:r>
    </w:p>
    <w:p w14:paraId="1FE9F8E1" w14:textId="77777777" w:rsidR="002D4FF8" w:rsidRDefault="00000000">
      <w:r>
        <w:t>ระบบจัดการคลังสินค้าแบบ 2 ระดับ (Warehouse → Location) รองรับ zone type (STORAGE, RECEIVING, SHIPPING, QUARANTINE) โดย zone type ต้องไม่ซ้ำภายใน warehouse เดียวกัน</w:t>
      </w:r>
    </w:p>
    <w:p w14:paraId="6DFD8BD5" w14:textId="77777777" w:rsidR="002D4FF8" w:rsidRDefault="00000000">
      <w:r>
        <w:rPr>
          <w:b/>
        </w:rPr>
        <w:t>UX ที่ดี:</w:t>
      </w:r>
      <w:r>
        <w:t xml:space="preserve"> โครงสร้าง hierarchical ชัดเจน, CRUD ครบ</w:t>
      </w:r>
    </w:p>
    <w:p w14:paraId="32EA4EC9" w14:textId="77777777" w:rsidR="002D4FF8" w:rsidRDefault="00000000">
      <w:r>
        <w:rPr>
          <w:b/>
        </w:rPr>
        <w:t>UX ที่ควรปรับปรุง:</w:t>
      </w:r>
    </w:p>
    <w:p w14:paraId="61DD37C7" w14:textId="77777777" w:rsidR="002D4FF8" w:rsidRDefault="00000000">
      <w:pPr>
        <w:pStyle w:val="ListBullet"/>
      </w:pPr>
      <w:r>
        <w:t>ไม่มี visual map ของ warehouse layout — เป็นแค่ list</w:t>
      </w:r>
    </w:p>
    <w:p w14:paraId="7EB1C76C" w14:textId="77777777" w:rsidR="002D4FF8" w:rsidRDefault="00000000">
      <w:pPr>
        <w:pStyle w:val="ListBullet"/>
      </w:pPr>
      <w:r>
        <w:t>ไม่มี stock summary per location — ต้องไปดูที่ Inventory</w:t>
      </w:r>
    </w:p>
    <w:p w14:paraId="053C7D4A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คุณต้องการเห็น stock summary ต่อ location ไหม? หรือ list ก็เพียงพอ?</w:t>
      </w:r>
    </w:p>
    <w:p w14:paraId="7C9F2784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BBF688" w14:textId="77777777" w:rsidR="002D4FF8" w:rsidRDefault="00000000">
      <w:pPr>
        <w:pStyle w:val="Heading3"/>
      </w:pPr>
      <w:r>
        <w:t>Module 3: Work Order (ใบสั่งงาน) — ✅ Feature Complete</w:t>
      </w:r>
    </w:p>
    <w:p w14:paraId="45ED7162" w14:textId="77777777" w:rsidR="002D4FF8" w:rsidRDefault="00000000">
      <w:r>
        <w:t>ระบบใบสั่งงานพร้อม Job Costing 4 ส่วน (Material + ManHour + Tools Recharge + Admin Overhead) รองรับ Master Plan (manpower + material + tools) สถานะ DRAFT → OPEN → CLOSED ไปข้างหน้าเท่านั้น เบิก/คืนวัสดุได้เฉพาะ WO ที่ OPEN</w:t>
      </w:r>
    </w:p>
    <w:p w14:paraId="41239C5D" w14:textId="77777777" w:rsidR="002D4FF8" w:rsidRDefault="00000000">
      <w:r>
        <w:rPr>
          <w:b/>
        </w:rPr>
        <w:t>UX ที่ดี:</w:t>
      </w:r>
      <w:r>
        <w:t xml:space="preserve"> Popconfirm ก่อน action สำคัญ, summary cards แสดงต้นทุนรวม, status flow ชัดเจน</w:t>
      </w:r>
    </w:p>
    <w:p w14:paraId="0E325FF9" w14:textId="77777777" w:rsidR="002D4FF8" w:rsidRDefault="00000000">
      <w:r>
        <w:rPr>
          <w:b/>
        </w:rPr>
        <w:lastRenderedPageBreak/>
        <w:t>UX ที่ควรปรับปรุง:</w:t>
      </w:r>
    </w:p>
    <w:p w14:paraId="3D98922C" w14:textId="77777777" w:rsidR="002D4FF8" w:rsidRDefault="00000000">
      <w:pPr>
        <w:pStyle w:val="ListBullet"/>
      </w:pPr>
      <w:r>
        <w:t>Select สินค้า/คลัง โหลดทั้งหมด (limit:500) — จะช้ามากเมื่อมีข้อมูลจริงเยอะ ควรเปลี่ยนเป็น search-as-you-type</w:t>
      </w:r>
    </w:p>
    <w:p w14:paraId="212C7D19" w14:textId="77777777" w:rsidR="002D4FF8" w:rsidRDefault="00000000">
      <w:pPr>
        <w:pStyle w:val="ListBullet"/>
      </w:pPr>
      <w:r>
        <w:t>WOConsumeModal กับ WOReturnModal มี code ซ้ำกัน — ควรรวมเป็น component เดียว</w:t>
      </w:r>
    </w:p>
    <w:p w14:paraId="42C7FD20" w14:textId="77777777" w:rsidR="002D4FF8" w:rsidRDefault="00000000">
      <w:pPr>
        <w:pStyle w:val="ListBullet"/>
      </w:pPr>
      <w:r>
        <w:t>total_manhours ใน Master Plan เป็น manual input — ควรคำนวณจาก manpower lines อัตโนมัติ</w:t>
      </w:r>
    </w:p>
    <w:p w14:paraId="0D4694B0" w14:textId="77777777" w:rsidR="002D4FF8" w:rsidRDefault="00000000">
      <w:pPr>
        <w:pStyle w:val="ListBullet"/>
      </w:pPr>
      <w:r>
        <w:t>ไม่มี bulk actions — ต้องทำทีละ WO</w:t>
      </w:r>
    </w:p>
    <w:p w14:paraId="67C2D22B" w14:textId="77777777" w:rsidR="002D4FF8" w:rsidRDefault="00000000">
      <w:pPr>
        <w:pStyle w:val="ListBullet"/>
      </w:pPr>
      <w:r>
        <w:t>ไม่มี print view สำหรับ WO detail/cost summary</w:t>
      </w:r>
    </w:p>
    <w:p w14:paraId="3805983C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คุณต้องการ print WO cost summary ไหม? ส่งให้ลูกค้าดูต้นทุนไหม?</w:t>
      </w:r>
    </w:p>
    <w:p w14:paraId="49ADFCC1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C6527A" w14:textId="77777777" w:rsidR="002D4FF8" w:rsidRPr="003A390F" w:rsidRDefault="00000000">
      <w:pPr>
        <w:pStyle w:val="Heading3"/>
        <w:rPr>
          <w:rFonts w:hint="cs"/>
          <w:cs/>
          <w:lang w:bidi="th-TH"/>
        </w:rPr>
      </w:pPr>
      <w:r>
        <w:t>Module 4: Supply Chain (ใบเบิกของ) — ✅ Feature Complete</w:t>
      </w:r>
    </w:p>
    <w:p w14:paraId="7D56EE67" w14:textId="77777777" w:rsidR="002D4FF8" w:rsidRDefault="00000000">
      <w:r>
        <w:t>ระบบใบเบิกของ (Withdrawal Slip) แบบ multi-line พร้อม status flow (DRAFT → PENDING → ISSUED → CANCELLED) เมื่อจ่ายของจะสร้าง StockMovement อัตโนมัติ จ่ายน้อยกว่าขอได้ ถ้าเบิกเข้า WO ต้อง OPEN หน้า Supply Chain รวม 4 tabs: Products, Warehouse, Tools, Withdrawal Slips</w:t>
      </w:r>
    </w:p>
    <w:p w14:paraId="0B04EEB1" w14:textId="77777777" w:rsidR="002D4FF8" w:rsidRDefault="00000000">
      <w:r>
        <w:rPr>
          <w:b/>
        </w:rPr>
        <w:t>UX ที่ดี:</w:t>
      </w:r>
      <w:r>
        <w:t xml:space="preserve"> Print view สำหรับใบเบิก, Issue modal สำหรับคลังจ่ายของ, status flow ชัดเจน</w:t>
      </w:r>
    </w:p>
    <w:p w14:paraId="5745A6C9" w14:textId="77777777" w:rsidR="002D4FF8" w:rsidRDefault="00000000">
      <w:r>
        <w:rPr>
          <w:b/>
        </w:rPr>
        <w:t>UX ที่ควรปรับปรุง:</w:t>
      </w:r>
    </w:p>
    <w:p w14:paraId="261C467C" w14:textId="77777777" w:rsidR="002D4FF8" w:rsidRDefault="00000000">
      <w:pPr>
        <w:pStyle w:val="ListBullet"/>
      </w:pPr>
      <w:r>
        <w:t>ไม่มี Barcode/QR scanning สำหรับจ่ายของ — ต้อง manual select</w:t>
      </w:r>
    </w:p>
    <w:p w14:paraId="25C8D83E" w14:textId="77777777" w:rsidR="002D4FF8" w:rsidRDefault="00000000">
      <w:pPr>
        <w:pStyle w:val="ListBullet"/>
      </w:pPr>
      <w:r>
        <w:t>ไม่มี bulk return — ต้องคืนทีละรายการ</w:t>
      </w:r>
    </w:p>
    <w:p w14:paraId="251C8A28" w14:textId="77777777" w:rsidR="002D4FF8" w:rsidRDefault="00000000">
      <w:pPr>
        <w:pStyle w:val="ListBullet"/>
      </w:pPr>
      <w:r>
        <w:t>Complex multi-step process — อาจสับสนสำหรับผู้ใช้ใหม่</w:t>
      </w:r>
    </w:p>
    <w:p w14:paraId="52ECECE2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พนักงานคลังใช้ Barcode Scanner ไหม? ขั้นตอนเบิกของปัจจุบันซับซ้อนเกินไปไหม?</w:t>
      </w:r>
    </w:p>
    <w:p w14:paraId="66487776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1BD026" w14:textId="77777777" w:rsidR="002D4FF8" w:rsidRDefault="00000000">
      <w:pPr>
        <w:pStyle w:val="Heading3"/>
      </w:pPr>
      <w:r>
        <w:t>Module 5: Purchasing (จัดซื้อ) — ✅ Feature Complete</w:t>
      </w:r>
    </w:p>
    <w:p w14:paraId="170CF2F6" w14:textId="77777777" w:rsidR="002D4FF8" w:rsidRDefault="00000000">
      <w:r>
        <w:t>ระบบจัดซื้อแบบ 2 ขั้น: PR (ใบขอซื้อ) → PO (ใบสั่งซื้อ) → Goods Receipt (รับของ) PO ต้องสร้างจาก PR เท่านั้น (1 PR = 1 PO) รองรับ 3 ประเภท PR (STANDARD, BLANKET, CONTRACT) ทุก PR ต้องมี Cost Center + Cost Element เมื่อรับของ GOODS จะสร้าง RECEIVE movement อัตโนมัติ มี Supplier master, PO QR code, delivery note</w:t>
      </w:r>
    </w:p>
    <w:p w14:paraId="66D180D6" w14:textId="77777777" w:rsidR="002D4FF8" w:rsidRDefault="00000000">
      <w:r>
        <w:rPr>
          <w:b/>
        </w:rPr>
        <w:t>UX ที่ดี:</w:t>
      </w:r>
      <w:r>
        <w:t xml:space="preserve"> Status progression ชัดเจน, PR detail page มี timeline/history, QR Code สำหรับ PO</w:t>
      </w:r>
    </w:p>
    <w:p w14:paraId="0E4877CC" w14:textId="77777777" w:rsidR="002D4FF8" w:rsidRDefault="00000000">
      <w:r>
        <w:rPr>
          <w:b/>
        </w:rPr>
        <w:t>UX ที่ควรปรับปรุง:</w:t>
      </w:r>
    </w:p>
    <w:p w14:paraId="0D288FB9" w14:textId="77777777" w:rsidR="002D4FF8" w:rsidRDefault="00000000">
      <w:pPr>
        <w:pStyle w:val="ListBullet"/>
      </w:pPr>
      <w:r>
        <w:t>ConvertToPOModal โหลด supplier ทั้งหมด (limit:500) — ควรเปลี่ยนเป็น search</w:t>
      </w:r>
    </w:p>
    <w:p w14:paraId="681E720A" w14:textId="77777777" w:rsidR="002D4FF8" w:rsidRDefault="00000000">
      <w:pPr>
        <w:pStyle w:val="ListBullet"/>
      </w:pPr>
      <w:r>
        <w:t>ไม่มี partial conversion — ต้อง convert ทั้ง PR (all-or-nothing)</w:t>
      </w:r>
    </w:p>
    <w:p w14:paraId="7309CE8F" w14:textId="77777777" w:rsidR="002D4FF8" w:rsidRDefault="00000000">
      <w:pPr>
        <w:pStyle w:val="ListBullet"/>
      </w:pPr>
      <w:r>
        <w:t>ไม่สามารถสร้าง PO ตรงได้ — ต้องผ่าน PR เสมอ (อาจไม่เหมาะกับทุกสถานการณ์)</w:t>
      </w:r>
    </w:p>
    <w:p w14:paraId="5A46377D" w14:textId="77777777" w:rsidR="002D4FF8" w:rsidRDefault="00000000">
      <w:pPr>
        <w:pStyle w:val="ListBullet"/>
      </w:pPr>
      <w:r>
        <w:t>ไม่มี PO amendment/revision flow — ถ้า PO ผิดต้องยกเลิกแล้วสร้างใหม่</w:t>
      </w:r>
    </w:p>
    <w:p w14:paraId="52CB93D8" w14:textId="77777777" w:rsidR="002D4FF8" w:rsidRDefault="00000000">
      <w:pPr>
        <w:pStyle w:val="ListBullet"/>
      </w:pPr>
      <w:r>
        <w:t>ไม่มีการส่ง PO ให้ supplier (email/print)</w:t>
      </w:r>
    </w:p>
    <w:p w14:paraId="66F3B2B6" w14:textId="77777777" w:rsidR="002D4FF8" w:rsidRDefault="00000000">
      <w:pPr>
        <w:pStyle w:val="ListBullet"/>
      </w:pPr>
      <w:r>
        <w:t>ไม่มี print view สำหรับ PR/PO</w:t>
      </w:r>
    </w:p>
    <w:p w14:paraId="2E1BE9E1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ทำไมต้อง PR ก่อน PO? บางทีอยากสร้าง PO ตรงได้ไหม? ต้อง print PO ส่ง supplier ไหม?</w:t>
      </w:r>
    </w:p>
    <w:p w14:paraId="7FE81694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B734AA" w14:textId="77777777" w:rsidR="002D4FF8" w:rsidRDefault="00000000">
      <w:pPr>
        <w:pStyle w:val="Heading3"/>
      </w:pPr>
      <w:r>
        <w:lastRenderedPageBreak/>
        <w:t>Module 6: Sales (ขาย) — ⚠️ พื้นฐาน</w:t>
      </w:r>
    </w:p>
    <w:p w14:paraId="606C0BD6" w14:textId="77777777" w:rsidR="002D4FF8" w:rsidRDefault="00000000">
      <w:r>
        <w:t>ระบบขายมี SO (Sales Order) CRUD + approve เท่านั้น ยังไม่มี flow หลัง approve (ไม่มี Invoice, Delivery Order, Payment tracking)</w:t>
      </w:r>
    </w:p>
    <w:p w14:paraId="2C0F05C8" w14:textId="77777777" w:rsidR="002D4FF8" w:rsidRDefault="00000000">
      <w:r>
        <w:rPr>
          <w:b/>
        </w:rPr>
        <w:t>UX ที่ดี:</w:t>
      </w:r>
      <w:r>
        <w:t xml:space="preserve"> Customer selection, line items management</w:t>
      </w:r>
    </w:p>
    <w:p w14:paraId="575D98DB" w14:textId="77777777" w:rsidR="002D4FF8" w:rsidRDefault="00000000">
      <w:r>
        <w:rPr>
          <w:b/>
        </w:rPr>
        <w:t>UX ที่ควรปรับปรุง:</w:t>
      </w:r>
    </w:p>
    <w:p w14:paraId="3CBDE32C" w14:textId="77777777" w:rsidR="002D4FF8" w:rsidRDefault="00000000">
      <w:pPr>
        <w:pStyle w:val="ListBullet"/>
      </w:pPr>
      <w:r>
        <w:t>SO ที่ approved แล้วไม่มี next step — เป็น dead-end</w:t>
      </w:r>
    </w:p>
    <w:p w14:paraId="5BC0F21D" w14:textId="77777777" w:rsidR="002D4FF8" w:rsidRDefault="00000000">
      <w:pPr>
        <w:pStyle w:val="ListBullet"/>
      </w:pPr>
      <w:r>
        <w:t>ไม่มี Invoice generation จาก SO</w:t>
      </w:r>
    </w:p>
    <w:p w14:paraId="1415284A" w14:textId="77777777" w:rsidR="002D4FF8" w:rsidRDefault="00000000">
      <w:pPr>
        <w:pStyle w:val="ListBullet"/>
      </w:pPr>
      <w:r>
        <w:t>ไม่มี Delivery Order / ใบส่งของ</w:t>
      </w:r>
    </w:p>
    <w:p w14:paraId="0AB76BFD" w14:textId="77777777" w:rsidR="002D4FF8" w:rsidRDefault="00000000">
      <w:pPr>
        <w:pStyle w:val="ListBullet"/>
      </w:pPr>
      <w:r>
        <w:t>ไม่มี Payment tracking</w:t>
      </w:r>
    </w:p>
    <w:p w14:paraId="39B678DD" w14:textId="77777777" w:rsidR="002D4FF8" w:rsidRDefault="00000000">
      <w:pPr>
        <w:pStyle w:val="ListBullet"/>
      </w:pPr>
      <w:r>
        <w:t>เรียบง่ายเกินไปเมื่อเทียบกับ Purchasing module</w:t>
      </w:r>
    </w:p>
    <w:p w14:paraId="284799B7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ธุรกิจคุณใช้ Sales Order บ่อยไหม? ต้องการ Invoice + ใบส่งของ + Payment tracking ด้วยไหม?</w:t>
      </w:r>
    </w:p>
    <w:p w14:paraId="5DE0DCBE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814802" w14:textId="77777777" w:rsidR="002D4FF8" w:rsidRDefault="00000000">
      <w:pPr>
        <w:pStyle w:val="Heading3"/>
      </w:pPr>
      <w:r>
        <w:t>Module 7: HR (บุคคล) — ✅ Feature Complete</w:t>
      </w:r>
    </w:p>
    <w:p w14:paraId="78B4262D" w14:textId="77777777" w:rsidR="002D4FF8" w:rsidRDefault="00000000">
      <w:r>
        <w:t>ระบบ HR ครบทุก sub-module: Employee management, Timesheet (3-step approve: กรอก → Supervisor → HR Final), Leave (quota-based + approve), Payroll (คำนวณอัตโนมัติ), Daily Report, Shift Management (ShiftType, WorkSchedule, ShiftRoster — รองรับ FIXED + ROTATING), Standard Timesheet generation จาก Shift Roster</w:t>
      </w:r>
    </w:p>
    <w:p w14:paraId="3229880E" w14:textId="77777777" w:rsidR="002D4FF8" w:rsidRDefault="00000000">
      <w:r>
        <w:rPr>
          <w:b/>
        </w:rPr>
        <w:t>UX ที่ดี:</w:t>
      </w:r>
      <w:r>
        <w:t xml:space="preserve"> Comprehensive employee management, leave balance tracking, payroll calculation with OT/deductions</w:t>
      </w:r>
    </w:p>
    <w:p w14:paraId="7E5556BA" w14:textId="77777777" w:rsidR="002D4FF8" w:rsidRDefault="00000000">
      <w:r>
        <w:rPr>
          <w:b/>
        </w:rPr>
        <w:t>UX ที่ควรปรับปรุง:</w:t>
      </w:r>
    </w:p>
    <w:p w14:paraId="2AED0F03" w14:textId="77777777" w:rsidR="002D4FF8" w:rsidRDefault="00000000">
      <w:pPr>
        <w:pStyle w:val="ListBullet"/>
      </w:pPr>
      <w:r>
        <w:t>Modal ซ้อน Modal — บาง flow มี form ลึกหลายชั้น ทำให้สับสน</w:t>
      </w:r>
    </w:p>
    <w:p w14:paraId="6365C03A" w14:textId="77777777" w:rsidR="002D4FF8" w:rsidRDefault="00000000">
      <w:pPr>
        <w:pStyle w:val="ListBullet"/>
      </w:pPr>
      <w:r>
        <w:t>RosterTab สร้าง schedule ได้ แต่ UX สำหรับดู/แก้ไข roster รายคนยังจำกัด</w:t>
      </w:r>
    </w:p>
    <w:p w14:paraId="518C5E9D" w14:textId="77777777" w:rsidR="002D4FF8" w:rsidRDefault="00000000">
      <w:pPr>
        <w:pStyle w:val="ListBullet"/>
      </w:pPr>
      <w:r>
        <w:t>พนักงานดู Payslip ของตัวเองไม่ได้ — ต้องให้ HR ดูให้</w:t>
      </w:r>
    </w:p>
    <w:p w14:paraId="11169C4F" w14:textId="77777777" w:rsidR="002D4FF8" w:rsidRDefault="00000000">
      <w:pPr>
        <w:pStyle w:val="ListBullet"/>
      </w:pPr>
      <w:r>
        <w:t>พนักงานแก้ไขข้อมูลส่วนตัวไม่ได้ (เบอร์โทร, ที่อยู่)</w:t>
      </w:r>
    </w:p>
    <w:p w14:paraId="2B772C10" w14:textId="77777777" w:rsidR="002D4FF8" w:rsidRDefault="00000000">
      <w:pPr>
        <w:pStyle w:val="ListBullet"/>
      </w:pPr>
      <w:r>
        <w:t>Timesheet stat card ใน MePage แสดง "—" แทนที่จะดึงข้อมูลจริง</w:t>
      </w:r>
    </w:p>
    <w:p w14:paraId="15E21F7B" w14:textId="77777777" w:rsidR="002D4FF8" w:rsidRDefault="00000000">
      <w:pPr>
        <w:pStyle w:val="ListBullet"/>
      </w:pPr>
      <w:r>
        <w:t>MyTimesheetPage ซับซ้อน — มีหลาย state และ action บนหน้าเดียว</w:t>
      </w:r>
    </w:p>
    <w:p w14:paraId="1EDE77F8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พนักงานควรดู Payslip เองได้ไหม? ต้องการให้แก้ไขข้อมูลส่วนตัวเองได้ไหม?</w:t>
      </w:r>
    </w:p>
    <w:p w14:paraId="57AD271B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C211A0" w14:textId="77777777" w:rsidR="002D4FF8" w:rsidRDefault="00000000">
      <w:pPr>
        <w:pStyle w:val="Heading3"/>
      </w:pPr>
      <w:r>
        <w:t>Module 8: Tools (เครื่องมือ) — ✅ Feature Complete</w:t>
      </w:r>
    </w:p>
    <w:p w14:paraId="382AE04C" w14:textId="77777777" w:rsidR="002D4FF8" w:rsidRDefault="00000000">
      <w:r>
        <w:t>ระบบจัดการเครื่องมือ/อุปกรณ์ พร้อม checkout/checkin tracking, recharge rate (ค่าเสื่อม), คำนวณ cost เข้า WO อัตโนมัติเมื่อคืน</w:t>
      </w:r>
    </w:p>
    <w:p w14:paraId="5FEB8DC9" w14:textId="77777777" w:rsidR="002D4FF8" w:rsidRDefault="00000000">
      <w:r>
        <w:rPr>
          <w:b/>
        </w:rPr>
        <w:t>UX ที่ดี:</w:t>
      </w:r>
      <w:r>
        <w:t xml:space="preserve"> Checkout/return tracking ชัดเจน, status tracking (available/checked-out/maintenance)</w:t>
      </w:r>
    </w:p>
    <w:p w14:paraId="6AAB517A" w14:textId="77777777" w:rsidR="002D4FF8" w:rsidRDefault="00000000">
      <w:r>
        <w:rPr>
          <w:b/>
        </w:rPr>
        <w:t>UX ที่ควรปรับปรุง:</w:t>
      </w:r>
    </w:p>
    <w:p w14:paraId="4961A005" w14:textId="77777777" w:rsidR="002D4FF8" w:rsidRDefault="00000000">
      <w:pPr>
        <w:pStyle w:val="ListBullet"/>
      </w:pPr>
      <w:r>
        <w:t>ไม่มี maintenance scheduling — ต้อง track manual</w:t>
      </w:r>
    </w:p>
    <w:p w14:paraId="4144AC78" w14:textId="77777777" w:rsidR="002D4FF8" w:rsidRDefault="00000000">
      <w:pPr>
        <w:pStyle w:val="ListBullet"/>
      </w:pPr>
      <w:r>
        <w:lastRenderedPageBreak/>
        <w:t>ไม่มี tool history per tool — ต้องดูจาก movement</w:t>
      </w:r>
    </w:p>
    <w:p w14:paraId="02994A78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ต้องการระบบ maintenance scheduling สำหรับเครื่องมือไหม?</w:t>
      </w:r>
    </w:p>
    <w:p w14:paraId="4DCA8D06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90F832" w14:textId="77777777" w:rsidR="002D4FF8" w:rsidRDefault="00000000">
      <w:pPr>
        <w:pStyle w:val="Heading3"/>
      </w:pPr>
      <w:r>
        <w:t>Module 9: Planning (วางแผน) — ✅ Feature Complete</w:t>
      </w:r>
    </w:p>
    <w:p w14:paraId="4A8E7EEA" w14:textId="77777777" w:rsidR="002D4FF8" w:rsidRDefault="00000000">
      <w:r>
        <w:t>ระบบวางแผนงาน: Daily Plan (มอบหมายพนักงาน+เครื่องมือ+วัสดุ ให้ WO ตามวัน) + Reservation (จองวัสดุ/เครื่องมือล่วงหน้า)</w:t>
      </w:r>
    </w:p>
    <w:p w14:paraId="57A7AE73" w14:textId="77777777" w:rsidR="002D4FF8" w:rsidRDefault="00000000">
      <w:r>
        <w:rPr>
          <w:b/>
        </w:rPr>
        <w:t>UX ที่ดี:</w:t>
      </w:r>
      <w:r>
        <w:t xml:space="preserve"> Date-based planning, links to WO and products</w:t>
      </w:r>
    </w:p>
    <w:p w14:paraId="56DC4AA4" w14:textId="77777777" w:rsidR="002D4FF8" w:rsidRDefault="00000000">
      <w:r>
        <w:rPr>
          <w:b/>
        </w:rPr>
        <w:t>UX ที่ควรปรับปรุง:</w:t>
      </w:r>
    </w:p>
    <w:p w14:paraId="5C285FC0" w14:textId="77777777" w:rsidR="002D4FF8" w:rsidRDefault="00000000">
      <w:pPr>
        <w:pStyle w:val="ListBullet"/>
      </w:pPr>
      <w:r>
        <w:t>Daily Plan เป็นแค่ตาราง — ไม่มี drag-and-drop หรือ calendar view</w:t>
      </w:r>
    </w:p>
    <w:p w14:paraId="13EE315A" w14:textId="77777777" w:rsidR="002D4FF8" w:rsidRDefault="00000000">
      <w:pPr>
        <w:pStyle w:val="ListBullet"/>
      </w:pPr>
      <w:r>
        <w:t>ไม่มี Gantt chart หรือ visual timeline สำหรับดูภาพรวม</w:t>
      </w:r>
    </w:p>
    <w:p w14:paraId="33E8130D" w14:textId="77777777" w:rsidR="002D4FF8" w:rsidRDefault="00000000">
      <w:pPr>
        <w:pStyle w:val="ListBullet"/>
      </w:pPr>
      <w:r>
        <w:t>ไม่มี auto-reservation จาก WO Master Plan — ต้อง reserve manual</w:t>
      </w:r>
    </w:p>
    <w:p w14:paraId="692FACE4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ต้องการเห็นแผนงานแบบ Gantt chart ไหม? หรือตารางก็เพียงพอ?</w:t>
      </w:r>
    </w:p>
    <w:p w14:paraId="6508987E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CF08AC" w14:textId="77777777" w:rsidR="002D4FF8" w:rsidRDefault="00000000">
      <w:pPr>
        <w:pStyle w:val="Heading3"/>
      </w:pPr>
      <w:r>
        <w:t>Module 10: Customer (ลูกค้า) — ✅ Feature Complete</w:t>
      </w:r>
    </w:p>
    <w:p w14:paraId="428C5B5E" w14:textId="77777777" w:rsidR="002D4FF8" w:rsidRDefault="00000000">
      <w:r>
        <w:t>ระบบจัดการข้อมูลลูกค้า CRUD + export</w:t>
      </w:r>
    </w:p>
    <w:p w14:paraId="1D99F76C" w14:textId="77777777" w:rsidR="002D4FF8" w:rsidRDefault="00000000">
      <w:r>
        <w:rPr>
          <w:b/>
        </w:rPr>
        <w:t>UX ที่ควรปรับปรุง:</w:t>
      </w:r>
    </w:p>
    <w:p w14:paraId="36B5AEA5" w14:textId="77777777" w:rsidR="002D4FF8" w:rsidRDefault="00000000">
      <w:pPr>
        <w:pStyle w:val="ListBullet"/>
      </w:pPr>
      <w:r>
        <w:t>ไม่มี contact management — ผู้ติดต่อหลายคนต่อลูกค้า</w:t>
      </w:r>
    </w:p>
    <w:p w14:paraId="72F9C38F" w14:textId="77777777" w:rsidR="002D4FF8" w:rsidRDefault="00000000">
      <w:pPr>
        <w:pStyle w:val="ListBullet"/>
      </w:pPr>
      <w:r>
        <w:t>ไม่มี communication history</w:t>
      </w:r>
    </w:p>
    <w:p w14:paraId="72D03A0F" w14:textId="77777777" w:rsidR="002D4FF8" w:rsidRDefault="00000000">
      <w:pPr>
        <w:pStyle w:val="ListBullet"/>
      </w:pPr>
      <w:r>
        <w:t>ไม่มี customer dashboard (ยอดสั่งซื้อรวม, SO history)</w:t>
      </w:r>
    </w:p>
    <w:p w14:paraId="39504E0E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ต้องการเก็บผู้ติดต่อหลายคนต่อลูกค้าไหม? ต้องการ customer dashboard ไหม?</w:t>
      </w:r>
    </w:p>
    <w:p w14:paraId="58CF4B9F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94F91E" w14:textId="77777777" w:rsidR="002D4FF8" w:rsidRDefault="00000000">
      <w:pPr>
        <w:pStyle w:val="Heading3"/>
      </w:pPr>
      <w:r>
        <w:t>Module 11: Finance (การเงิน) — ⚠️ พื้นฐานมาก</w:t>
      </w:r>
    </w:p>
    <w:p w14:paraId="2525AC06" w14:textId="77777777" w:rsidR="002D4FF8" w:rsidRDefault="00000000">
      <w:r>
        <w:t>มีเพียง summary report + CSV export เท่านั้น ยังไม่มี financial reports จริง (P&amp;L, Balance Sheet), ไม่มี AP/AR, ไม่มี chart visualization</w:t>
      </w:r>
    </w:p>
    <w:p w14:paraId="31451788" w14:textId="77777777" w:rsidR="002D4FF8" w:rsidRDefault="00000000">
      <w:r>
        <w:rPr>
          <w:b/>
        </w:rPr>
        <w:t>UX ที่ควรปรับปรุง:</w:t>
      </w:r>
    </w:p>
    <w:p w14:paraId="42A47C78" w14:textId="77777777" w:rsidR="002D4FF8" w:rsidRDefault="00000000">
      <w:pPr>
        <w:pStyle w:val="ListBullet"/>
      </w:pPr>
      <w:r>
        <w:t>หน้าจอแทบว่างเปล่า — แค่ตัวเลขรวม</w:t>
      </w:r>
    </w:p>
    <w:p w14:paraId="3B47ED0C" w14:textId="77777777" w:rsidR="002D4FF8" w:rsidRDefault="00000000">
      <w:pPr>
        <w:pStyle w:val="ListBullet"/>
      </w:pPr>
      <w:r>
        <w:t>ไม่มี chart หรือ graph</w:t>
      </w:r>
    </w:p>
    <w:p w14:paraId="515DBCF3" w14:textId="77777777" w:rsidR="002D4FF8" w:rsidRDefault="00000000">
      <w:pPr>
        <w:pStyle w:val="ListBullet"/>
      </w:pPr>
      <w:r>
        <w:t>ไม่มี drill-down จากตัวเลขรวมไปรายการ</w:t>
      </w:r>
    </w:p>
    <w:p w14:paraId="14269D15" w14:textId="77777777" w:rsidR="002D4FF8" w:rsidRDefault="00000000">
      <w:pPr>
        <w:pStyle w:val="ListBullet"/>
      </w:pPr>
      <w:r>
        <w:t>ไม่มี date range filter ที่ยืดหยุ่น</w:t>
      </w:r>
    </w:p>
    <w:p w14:paraId="2864EA33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 Financial Reports แบบไหน? P&amp;L? AP/AR Aging? Budget vs Actual?</w:t>
      </w:r>
    </w:p>
    <w:p w14:paraId="42796983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D1AF44" w14:textId="77777777" w:rsidR="002D4FF8" w:rsidRDefault="00000000">
      <w:pPr>
        <w:pStyle w:val="Heading3"/>
      </w:pPr>
      <w:r>
        <w:lastRenderedPageBreak/>
        <w:t>Module 12: Admin (จัดการระบบ) — ✅ Feature Complete</w:t>
      </w:r>
    </w:p>
    <w:p w14:paraId="753D9406" w14:textId="77777777" w:rsidR="002D4FF8" w:rsidRDefault="00000000">
      <w:r>
        <w:t>ระบบจัดการ Users, Roles (view-only — roles hardcoded), Org Settings, Approval Bypass config, Setup Wizard (first-time setup)</w:t>
      </w:r>
    </w:p>
    <w:p w14:paraId="56649F97" w14:textId="77777777" w:rsidR="002D4FF8" w:rsidRDefault="00000000">
      <w:r>
        <w:rPr>
          <w:b/>
        </w:rPr>
        <w:t>UX ที่ดี:</w:t>
      </w:r>
      <w:r>
        <w:t xml:space="preserve"> User management with role assignment, audit log, setup wizard 3 ขั้นตอน</w:t>
      </w:r>
    </w:p>
    <w:p w14:paraId="6D4B55F8" w14:textId="77777777" w:rsidR="002D4FF8" w:rsidRDefault="00000000">
      <w:r>
        <w:rPr>
          <w:b/>
        </w:rPr>
        <w:t>UX ที่ควรปรับปรุง:</w:t>
      </w:r>
    </w:p>
    <w:p w14:paraId="7E2DFD6E" w14:textId="77777777" w:rsidR="002D4FF8" w:rsidRDefault="00000000">
      <w:pPr>
        <w:pStyle w:val="ListBullet"/>
      </w:pPr>
      <w:r>
        <w:t>Role management เป็น view-only — ไม่สามารถ customize permission per role ได้</w:t>
      </w:r>
    </w:p>
    <w:p w14:paraId="45606C5B" w14:textId="77777777" w:rsidR="002D4FF8" w:rsidRDefault="00000000">
      <w:pPr>
        <w:pStyle w:val="ListBullet"/>
      </w:pPr>
      <w:r>
        <w:t>ไม่มี login history / session management</w:t>
      </w:r>
    </w:p>
    <w:p w14:paraId="1F29C197" w14:textId="77777777" w:rsidR="002D4FF8" w:rsidRDefault="00000000">
      <w:pPr>
        <w:pStyle w:val="ListBullet"/>
      </w:pPr>
      <w:r>
        <w:t>ไม่มี password policy configuration</w:t>
      </w:r>
    </w:p>
    <w:p w14:paraId="1FF4923A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 custom roles ไหม? หรือ 5 roles ที่มีอยู่เพียงพอ?</w:t>
      </w:r>
    </w:p>
    <w:p w14:paraId="049A82C8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97DF9D" w14:textId="77777777" w:rsidR="002D4FF8" w:rsidRDefault="00000000">
      <w:pPr>
        <w:pStyle w:val="Heading3"/>
      </w:pPr>
      <w:r>
        <w:t>Cross-cutting Features (ทำเสร็จแล้ว)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148B6D19" w14:textId="77777777">
        <w:tc>
          <w:tcPr>
            <w:tcW w:w="3024" w:type="dxa"/>
            <w:shd w:val="clear" w:color="auto" w:fill="003366"/>
          </w:tcPr>
          <w:p w14:paraId="7B6A6345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024" w:type="dxa"/>
            <w:shd w:val="clear" w:color="auto" w:fill="003366"/>
          </w:tcPr>
          <w:p w14:paraId="3B6F5B15" w14:textId="77777777" w:rsidR="002D4FF8" w:rsidRDefault="00000000"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w="3024" w:type="dxa"/>
            <w:shd w:val="clear" w:color="auto" w:fill="003366"/>
          </w:tcPr>
          <w:p w14:paraId="3A0608C6" w14:textId="77777777" w:rsidR="002D4FF8" w:rsidRDefault="00000000">
            <w:r>
              <w:rPr>
                <w:b/>
                <w:color w:val="FFFFFF"/>
                <w:sz w:val="20"/>
              </w:rPr>
              <w:t>หมายเหตุ</w:t>
            </w:r>
          </w:p>
        </w:tc>
      </w:tr>
      <w:tr w:rsidR="002D4FF8" w14:paraId="56CB9D35" w14:textId="77777777">
        <w:tc>
          <w:tcPr>
            <w:tcW w:w="3024" w:type="dxa"/>
            <w:shd w:val="clear" w:color="auto" w:fill="F0F4F8"/>
          </w:tcPr>
          <w:p w14:paraId="43E51167" w14:textId="77777777" w:rsidR="002D4FF8" w:rsidRDefault="00000000">
            <w:r>
              <w:rPr>
                <w:sz w:val="20"/>
              </w:rPr>
              <w:t>RBAC (133 permissions, 5 roles)</w:t>
            </w:r>
          </w:p>
        </w:tc>
        <w:tc>
          <w:tcPr>
            <w:tcW w:w="3024" w:type="dxa"/>
            <w:shd w:val="clear" w:color="auto" w:fill="F0F4F8"/>
          </w:tcPr>
          <w:p w14:paraId="45D97489" w14:textId="77777777" w:rsidR="002D4FF8" w:rsidRDefault="00000000">
            <w:r>
              <w:rPr>
                <w:sz w:val="20"/>
              </w:rPr>
              <w:t>✅</w:t>
            </w:r>
          </w:p>
        </w:tc>
        <w:tc>
          <w:tcPr>
            <w:tcW w:w="3024" w:type="dxa"/>
            <w:shd w:val="clear" w:color="auto" w:fill="F0F4F8"/>
          </w:tcPr>
          <w:p w14:paraId="425876A0" w14:textId="77777777" w:rsidR="002D4FF8" w:rsidRDefault="00000000">
            <w:r>
              <w:rPr>
                <w:sz w:val="20"/>
              </w:rPr>
              <w:t>ทุกหน้าตรวจสิทธิ์</w:t>
            </w:r>
          </w:p>
        </w:tc>
      </w:tr>
      <w:tr w:rsidR="002D4FF8" w14:paraId="2791F124" w14:textId="77777777">
        <w:tc>
          <w:tcPr>
            <w:tcW w:w="3024" w:type="dxa"/>
          </w:tcPr>
          <w:p w14:paraId="5C5AE639" w14:textId="77777777" w:rsidR="002D4FF8" w:rsidRDefault="00000000">
            <w:r>
              <w:rPr>
                <w:sz w:val="20"/>
              </w:rPr>
              <w:t>Data Scope (Staff=own, Supervisor=dept, Manager/Owner=all)</w:t>
            </w:r>
          </w:p>
        </w:tc>
        <w:tc>
          <w:tcPr>
            <w:tcW w:w="3024" w:type="dxa"/>
          </w:tcPr>
          <w:p w14:paraId="263F0F18" w14:textId="77777777" w:rsidR="002D4FF8" w:rsidRDefault="00000000">
            <w:r>
              <w:rPr>
                <w:sz w:val="20"/>
              </w:rPr>
              <w:t>✅</w:t>
            </w:r>
          </w:p>
        </w:tc>
        <w:tc>
          <w:tcPr>
            <w:tcW w:w="3024" w:type="dxa"/>
          </w:tcPr>
          <w:p w14:paraId="5C32E542" w14:textId="77777777" w:rsidR="002D4FF8" w:rsidRDefault="00000000">
            <w:r>
              <w:rPr>
                <w:sz w:val="20"/>
              </w:rPr>
              <w:t>HR + Purchasing endpoints</w:t>
            </w:r>
          </w:p>
        </w:tc>
      </w:tr>
      <w:tr w:rsidR="002D4FF8" w14:paraId="4DA872C4" w14:textId="77777777">
        <w:tc>
          <w:tcPr>
            <w:tcW w:w="3024" w:type="dxa"/>
            <w:shd w:val="clear" w:color="auto" w:fill="F0F4F8"/>
          </w:tcPr>
          <w:p w14:paraId="24DCB597" w14:textId="77777777" w:rsidR="002D4FF8" w:rsidRDefault="00000000">
            <w:r>
              <w:rPr>
                <w:sz w:val="20"/>
              </w:rPr>
              <w:t>Staff Portal (ของฉัน)</w:t>
            </w:r>
          </w:p>
        </w:tc>
        <w:tc>
          <w:tcPr>
            <w:tcW w:w="3024" w:type="dxa"/>
            <w:shd w:val="clear" w:color="auto" w:fill="F0F4F8"/>
          </w:tcPr>
          <w:p w14:paraId="422F2E95" w14:textId="77777777" w:rsidR="002D4FF8" w:rsidRDefault="00000000">
            <w:r>
              <w:rPr>
                <w:sz w:val="20"/>
              </w:rPr>
              <w:t>✅</w:t>
            </w:r>
          </w:p>
        </w:tc>
        <w:tc>
          <w:tcPr>
            <w:tcW w:w="3024" w:type="dxa"/>
            <w:shd w:val="clear" w:color="auto" w:fill="F0F4F8"/>
          </w:tcPr>
          <w:p w14:paraId="271AE3F8" w14:textId="77777777" w:rsidR="002D4FF8" w:rsidRDefault="00000000">
            <w:r>
              <w:rPr>
                <w:sz w:val="20"/>
              </w:rPr>
              <w:t>My Daily Report, My Leave, My Timesheet, My Tasks</w:t>
            </w:r>
          </w:p>
        </w:tc>
      </w:tr>
      <w:tr w:rsidR="002D4FF8" w14:paraId="3B3B2199" w14:textId="77777777">
        <w:tc>
          <w:tcPr>
            <w:tcW w:w="3024" w:type="dxa"/>
          </w:tcPr>
          <w:p w14:paraId="5247A297" w14:textId="77777777" w:rsidR="002D4FF8" w:rsidRDefault="00000000">
            <w:r>
              <w:rPr>
                <w:sz w:val="20"/>
              </w:rPr>
              <w:t>Approval Center (6 tabs)</w:t>
            </w:r>
          </w:p>
        </w:tc>
        <w:tc>
          <w:tcPr>
            <w:tcW w:w="3024" w:type="dxa"/>
          </w:tcPr>
          <w:p w14:paraId="21356F72" w14:textId="77777777" w:rsidR="002D4FF8" w:rsidRDefault="00000000">
            <w:r>
              <w:rPr>
                <w:sz w:val="20"/>
              </w:rPr>
              <w:t>✅</w:t>
            </w:r>
          </w:p>
        </w:tc>
        <w:tc>
          <w:tcPr>
            <w:tcW w:w="3024" w:type="dxa"/>
          </w:tcPr>
          <w:p w14:paraId="1A01342B" w14:textId="77777777" w:rsidR="002D4FF8" w:rsidRDefault="00000000">
            <w:r>
              <w:rPr>
                <w:sz w:val="20"/>
              </w:rPr>
              <w:t>DailyReport, PR, Timesheet, Leave, PO, SO + Badge Count</w:t>
            </w:r>
          </w:p>
        </w:tc>
      </w:tr>
      <w:tr w:rsidR="002D4FF8" w14:paraId="3B42E4C5" w14:textId="77777777">
        <w:tc>
          <w:tcPr>
            <w:tcW w:w="3024" w:type="dxa"/>
            <w:shd w:val="clear" w:color="auto" w:fill="F0F4F8"/>
          </w:tcPr>
          <w:p w14:paraId="6684CB76" w14:textId="77777777" w:rsidR="002D4FF8" w:rsidRDefault="00000000">
            <w:r>
              <w:rPr>
                <w:sz w:val="20"/>
              </w:rPr>
              <w:t>Approval Bypass</w:t>
            </w:r>
          </w:p>
        </w:tc>
        <w:tc>
          <w:tcPr>
            <w:tcW w:w="3024" w:type="dxa"/>
            <w:shd w:val="clear" w:color="auto" w:fill="F0F4F8"/>
          </w:tcPr>
          <w:p w14:paraId="0F7E68C1" w14:textId="77777777" w:rsidR="002D4FF8" w:rsidRDefault="00000000">
            <w:r>
              <w:rPr>
                <w:sz w:val="20"/>
              </w:rPr>
              <w:t>✅</w:t>
            </w:r>
          </w:p>
        </w:tc>
        <w:tc>
          <w:tcPr>
            <w:tcW w:w="3024" w:type="dxa"/>
            <w:shd w:val="clear" w:color="auto" w:fill="F0F4F8"/>
          </w:tcPr>
          <w:p w14:paraId="7F856364" w14:textId="77777777" w:rsidR="002D4FF8" w:rsidRDefault="00000000">
            <w:r>
              <w:rPr>
                <w:sz w:val="20"/>
              </w:rPr>
              <w:t>OrgApprovalConfig — auto-approve เมื่อเปิด</w:t>
            </w:r>
          </w:p>
        </w:tc>
      </w:tr>
      <w:tr w:rsidR="002D4FF8" w14:paraId="53CBBD71" w14:textId="77777777">
        <w:tc>
          <w:tcPr>
            <w:tcW w:w="3024" w:type="dxa"/>
          </w:tcPr>
          <w:p w14:paraId="104F33B5" w14:textId="77777777" w:rsidR="002D4FF8" w:rsidRDefault="00000000">
            <w:r>
              <w:rPr>
                <w:sz w:val="20"/>
              </w:rPr>
              <w:t>Setup Wizard</w:t>
            </w:r>
          </w:p>
        </w:tc>
        <w:tc>
          <w:tcPr>
            <w:tcW w:w="3024" w:type="dxa"/>
          </w:tcPr>
          <w:p w14:paraId="497F6DEF" w14:textId="77777777" w:rsidR="002D4FF8" w:rsidRDefault="00000000">
            <w:r>
              <w:rPr>
                <w:sz w:val="20"/>
              </w:rPr>
              <w:t>✅</w:t>
            </w:r>
          </w:p>
        </w:tc>
        <w:tc>
          <w:tcPr>
            <w:tcW w:w="3024" w:type="dxa"/>
          </w:tcPr>
          <w:p w14:paraId="38A95918" w14:textId="77777777" w:rsidR="002D4FF8" w:rsidRDefault="00000000">
            <w:r>
              <w:rPr>
                <w:sz w:val="20"/>
              </w:rPr>
              <w:t>First-time org setup</w:t>
            </w:r>
          </w:p>
        </w:tc>
      </w:tr>
      <w:tr w:rsidR="002D4FF8" w14:paraId="298B30A2" w14:textId="77777777">
        <w:tc>
          <w:tcPr>
            <w:tcW w:w="3024" w:type="dxa"/>
            <w:shd w:val="clear" w:color="auto" w:fill="F0F4F8"/>
          </w:tcPr>
          <w:p w14:paraId="4A2F7C14" w14:textId="77777777" w:rsidR="002D4FF8" w:rsidRDefault="00000000">
            <w:r>
              <w:rPr>
                <w:sz w:val="20"/>
              </w:rPr>
              <w:t>Multi-tenant</w:t>
            </w:r>
          </w:p>
        </w:tc>
        <w:tc>
          <w:tcPr>
            <w:tcW w:w="3024" w:type="dxa"/>
            <w:shd w:val="clear" w:color="auto" w:fill="F0F4F8"/>
          </w:tcPr>
          <w:p w14:paraId="1AB7F7EA" w14:textId="77777777" w:rsidR="002D4FF8" w:rsidRDefault="00000000">
            <w:r>
              <w:rPr>
                <w:sz w:val="20"/>
              </w:rPr>
              <w:t>✅</w:t>
            </w:r>
          </w:p>
        </w:tc>
        <w:tc>
          <w:tcPr>
            <w:tcW w:w="3024" w:type="dxa"/>
            <w:shd w:val="clear" w:color="auto" w:fill="F0F4F8"/>
          </w:tcPr>
          <w:p w14:paraId="1EAE8E06" w14:textId="77777777" w:rsidR="002D4FF8" w:rsidRDefault="00000000">
            <w:r>
              <w:rPr>
                <w:sz w:val="20"/>
              </w:rPr>
              <w:t>org_id filter ทุก query</w:t>
            </w:r>
          </w:p>
        </w:tc>
      </w:tr>
    </w:tbl>
    <w:p w14:paraId="5BD57005" w14:textId="77777777" w:rsidR="002D4FF8" w:rsidRDefault="002D4FF8"/>
    <w:p w14:paraId="2637605C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787C85" w14:textId="77777777" w:rsidR="002D4FF8" w:rsidRDefault="00000000">
      <w:pPr>
        <w:pStyle w:val="Heading2"/>
      </w:pPr>
      <w:r>
        <w:t>A4. จุดเชื่อมต่อระหว่าง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D4FF8" w14:paraId="24E92874" w14:textId="77777777">
        <w:tc>
          <w:tcPr>
            <w:tcW w:w="2268" w:type="dxa"/>
            <w:shd w:val="clear" w:color="auto" w:fill="003366"/>
          </w:tcPr>
          <w:p w14:paraId="6A4DBEA6" w14:textId="77777777" w:rsidR="002D4FF8" w:rsidRDefault="00000000">
            <w:r>
              <w:rPr>
                <w:b/>
                <w:color w:val="FFFFFF"/>
                <w:sz w:val="20"/>
              </w:rPr>
              <w:t>จาก</w:t>
            </w:r>
          </w:p>
        </w:tc>
        <w:tc>
          <w:tcPr>
            <w:tcW w:w="2268" w:type="dxa"/>
            <w:shd w:val="clear" w:color="auto" w:fill="003366"/>
          </w:tcPr>
          <w:p w14:paraId="4397D952" w14:textId="77777777" w:rsidR="002D4FF8" w:rsidRDefault="00000000">
            <w:r>
              <w:rPr>
                <w:b/>
                <w:color w:val="FFFFFF"/>
                <w:sz w:val="20"/>
              </w:rPr>
              <w:t>ไป</w:t>
            </w:r>
          </w:p>
        </w:tc>
        <w:tc>
          <w:tcPr>
            <w:tcW w:w="2268" w:type="dxa"/>
            <w:shd w:val="clear" w:color="auto" w:fill="003366"/>
          </w:tcPr>
          <w:p w14:paraId="3378F1A9" w14:textId="77777777" w:rsidR="002D4FF8" w:rsidRDefault="00000000">
            <w:r>
              <w:rPr>
                <w:b/>
                <w:color w:val="FFFFFF"/>
                <w:sz w:val="20"/>
              </w:rPr>
              <w:t>ประเภทการเชื่อม</w:t>
            </w:r>
          </w:p>
        </w:tc>
        <w:tc>
          <w:tcPr>
            <w:tcW w:w="2268" w:type="dxa"/>
            <w:shd w:val="clear" w:color="auto" w:fill="003366"/>
          </w:tcPr>
          <w:p w14:paraId="41DBB630" w14:textId="77777777" w:rsidR="002D4FF8" w:rsidRDefault="00000000">
            <w:r>
              <w:rPr>
                <w:b/>
                <w:color w:val="FFFFFF"/>
                <w:sz w:val="20"/>
              </w:rPr>
              <w:t>ตัวอย่าง</w:t>
            </w:r>
          </w:p>
        </w:tc>
      </w:tr>
      <w:tr w:rsidR="002D4FF8" w14:paraId="3C646FC4" w14:textId="77777777">
        <w:tc>
          <w:tcPr>
            <w:tcW w:w="2268" w:type="dxa"/>
            <w:shd w:val="clear" w:color="auto" w:fill="F0F4F8"/>
          </w:tcPr>
          <w:p w14:paraId="1FC1BBE4" w14:textId="77777777" w:rsidR="002D4FF8" w:rsidRDefault="00000000">
            <w:r>
              <w:rPr>
                <w:sz w:val="20"/>
              </w:rPr>
              <w:t>PR</w:t>
            </w:r>
          </w:p>
        </w:tc>
        <w:tc>
          <w:tcPr>
            <w:tcW w:w="2268" w:type="dxa"/>
            <w:shd w:val="clear" w:color="auto" w:fill="F0F4F8"/>
          </w:tcPr>
          <w:p w14:paraId="6651D3D2" w14:textId="77777777" w:rsidR="002D4FF8" w:rsidRDefault="00000000">
            <w:r>
              <w:rPr>
                <w:sz w:val="20"/>
              </w:rPr>
              <w:t>PO</w:t>
            </w:r>
          </w:p>
        </w:tc>
        <w:tc>
          <w:tcPr>
            <w:tcW w:w="2268" w:type="dxa"/>
            <w:shd w:val="clear" w:color="auto" w:fill="F0F4F8"/>
          </w:tcPr>
          <w:p w14:paraId="6C380FC1" w14:textId="77777777" w:rsidR="002D4FF8" w:rsidRDefault="00000000">
            <w:r>
              <w:rPr>
                <w:sz w:val="20"/>
              </w:rPr>
              <w:t>เปลี่ยนสถานะ</w:t>
            </w:r>
          </w:p>
        </w:tc>
        <w:tc>
          <w:tcPr>
            <w:tcW w:w="2268" w:type="dxa"/>
            <w:shd w:val="clear" w:color="auto" w:fill="F0F4F8"/>
          </w:tcPr>
          <w:p w14:paraId="3DC1519B" w14:textId="77777777" w:rsidR="002D4FF8" w:rsidRDefault="00000000">
            <w:r>
              <w:rPr>
                <w:sz w:val="20"/>
              </w:rPr>
              <w:t>PR อนุมัติแล้ว → กดแปลงเป็น PO</w:t>
            </w:r>
          </w:p>
        </w:tc>
      </w:tr>
      <w:tr w:rsidR="002D4FF8" w14:paraId="54AD34C8" w14:textId="77777777">
        <w:tc>
          <w:tcPr>
            <w:tcW w:w="2268" w:type="dxa"/>
          </w:tcPr>
          <w:p w14:paraId="74207E7A" w14:textId="77777777" w:rsidR="002D4FF8" w:rsidRDefault="00000000">
            <w:r>
              <w:rPr>
                <w:sz w:val="20"/>
              </w:rPr>
              <w:t>PO</w:t>
            </w:r>
          </w:p>
        </w:tc>
        <w:tc>
          <w:tcPr>
            <w:tcW w:w="2268" w:type="dxa"/>
          </w:tcPr>
          <w:p w14:paraId="1DA10B14" w14:textId="77777777" w:rsidR="002D4FF8" w:rsidRDefault="00000000">
            <w:r>
              <w:rPr>
                <w:sz w:val="20"/>
              </w:rPr>
              <w:t>Inventory</w:t>
            </w:r>
          </w:p>
        </w:tc>
        <w:tc>
          <w:tcPr>
            <w:tcW w:w="2268" w:type="dxa"/>
          </w:tcPr>
          <w:p w14:paraId="4632C260" w14:textId="77777777" w:rsidR="002D4FF8" w:rsidRDefault="00000000">
            <w:r>
              <w:rPr>
                <w:sz w:val="20"/>
              </w:rPr>
              <w:t>สร้าง movement</w:t>
            </w:r>
          </w:p>
        </w:tc>
        <w:tc>
          <w:tcPr>
            <w:tcW w:w="2268" w:type="dxa"/>
          </w:tcPr>
          <w:p w14:paraId="2457BAFD" w14:textId="77777777" w:rsidR="002D4FF8" w:rsidRDefault="00000000">
            <w:r>
              <w:rPr>
                <w:sz w:val="20"/>
              </w:rPr>
              <w:t>รับของ (GR) → สร้าง RECEIVE movement → stock เพิ่ม</w:t>
            </w:r>
          </w:p>
        </w:tc>
      </w:tr>
      <w:tr w:rsidR="002D4FF8" w14:paraId="258A58EC" w14:textId="77777777">
        <w:tc>
          <w:tcPr>
            <w:tcW w:w="2268" w:type="dxa"/>
            <w:shd w:val="clear" w:color="auto" w:fill="F0F4F8"/>
          </w:tcPr>
          <w:p w14:paraId="13CEB154" w14:textId="77777777" w:rsidR="002D4FF8" w:rsidRDefault="00000000">
            <w:r>
              <w:rPr>
                <w:sz w:val="20"/>
              </w:rPr>
              <w:t>Inventory</w:t>
            </w:r>
          </w:p>
        </w:tc>
        <w:tc>
          <w:tcPr>
            <w:tcW w:w="2268" w:type="dxa"/>
            <w:shd w:val="clear" w:color="auto" w:fill="F0F4F8"/>
          </w:tcPr>
          <w:p w14:paraId="7B75A0BB" w14:textId="77777777" w:rsidR="002D4FF8" w:rsidRDefault="00000000">
            <w:r>
              <w:rPr>
                <w:sz w:val="20"/>
              </w:rPr>
              <w:t>Work Order</w:t>
            </w:r>
          </w:p>
        </w:tc>
        <w:tc>
          <w:tcPr>
            <w:tcW w:w="2268" w:type="dxa"/>
            <w:shd w:val="clear" w:color="auto" w:fill="F0F4F8"/>
          </w:tcPr>
          <w:p w14:paraId="6AA40F21" w14:textId="77777777" w:rsidR="002D4FF8" w:rsidRDefault="00000000">
            <w:r>
              <w:rPr>
                <w:sz w:val="20"/>
              </w:rPr>
              <w:t>เบิก/คืนวัสดุ</w:t>
            </w:r>
          </w:p>
        </w:tc>
        <w:tc>
          <w:tcPr>
            <w:tcW w:w="2268" w:type="dxa"/>
            <w:shd w:val="clear" w:color="auto" w:fill="F0F4F8"/>
          </w:tcPr>
          <w:p w14:paraId="32E56617" w14:textId="77777777" w:rsidR="002D4FF8" w:rsidRDefault="00000000">
            <w:r>
              <w:rPr>
                <w:sz w:val="20"/>
              </w:rPr>
              <w:t>CONSUME → stock ลด + cost เข้า WO / RETURN → stock เพิ่ม</w:t>
            </w:r>
          </w:p>
        </w:tc>
      </w:tr>
      <w:tr w:rsidR="002D4FF8" w14:paraId="69DFBBE2" w14:textId="77777777">
        <w:tc>
          <w:tcPr>
            <w:tcW w:w="2268" w:type="dxa"/>
          </w:tcPr>
          <w:p w14:paraId="47822409" w14:textId="77777777" w:rsidR="002D4FF8" w:rsidRDefault="00000000">
            <w:r>
              <w:rPr>
                <w:sz w:val="20"/>
              </w:rPr>
              <w:t>Withdrawal</w:t>
            </w:r>
          </w:p>
        </w:tc>
        <w:tc>
          <w:tcPr>
            <w:tcW w:w="2268" w:type="dxa"/>
          </w:tcPr>
          <w:p w14:paraId="66AD3FFD" w14:textId="77777777" w:rsidR="002D4FF8" w:rsidRDefault="00000000">
            <w:r>
              <w:rPr>
                <w:sz w:val="20"/>
              </w:rPr>
              <w:t>Inventory</w:t>
            </w:r>
          </w:p>
        </w:tc>
        <w:tc>
          <w:tcPr>
            <w:tcW w:w="2268" w:type="dxa"/>
          </w:tcPr>
          <w:p w14:paraId="1F7CBB22" w14:textId="77777777" w:rsidR="002D4FF8" w:rsidRDefault="00000000">
            <w:r>
              <w:rPr>
                <w:sz w:val="20"/>
              </w:rPr>
              <w:t>ตัดสต็อก</w:t>
            </w:r>
          </w:p>
        </w:tc>
        <w:tc>
          <w:tcPr>
            <w:tcW w:w="2268" w:type="dxa"/>
          </w:tcPr>
          <w:p w14:paraId="0F23C240" w14:textId="77777777" w:rsidR="002D4FF8" w:rsidRDefault="00000000">
            <w:r>
              <w:rPr>
                <w:sz w:val="20"/>
              </w:rPr>
              <w:t>Issue ใบเบิก → สร้าง CONSUME/ISSUE movement ต่อรายการ</w:t>
            </w:r>
          </w:p>
        </w:tc>
      </w:tr>
      <w:tr w:rsidR="002D4FF8" w14:paraId="4746D63D" w14:textId="77777777">
        <w:tc>
          <w:tcPr>
            <w:tcW w:w="2268" w:type="dxa"/>
            <w:shd w:val="clear" w:color="auto" w:fill="F0F4F8"/>
          </w:tcPr>
          <w:p w14:paraId="4737B481" w14:textId="77777777" w:rsidR="002D4FF8" w:rsidRDefault="00000000">
            <w:r>
              <w:rPr>
                <w:sz w:val="20"/>
              </w:rPr>
              <w:t>Inventory</w:t>
            </w:r>
          </w:p>
        </w:tc>
        <w:tc>
          <w:tcPr>
            <w:tcW w:w="2268" w:type="dxa"/>
            <w:shd w:val="clear" w:color="auto" w:fill="F0F4F8"/>
          </w:tcPr>
          <w:p w14:paraId="3F1485D1" w14:textId="77777777" w:rsidR="002D4FF8" w:rsidRDefault="00000000">
            <w:r>
              <w:rPr>
                <w:sz w:val="20"/>
              </w:rPr>
              <w:t>Warehouse</w:t>
            </w:r>
          </w:p>
        </w:tc>
        <w:tc>
          <w:tcPr>
            <w:tcW w:w="2268" w:type="dxa"/>
            <w:shd w:val="clear" w:color="auto" w:fill="F0F4F8"/>
          </w:tcPr>
          <w:p w14:paraId="115E6B4F" w14:textId="77777777" w:rsidR="002D4FF8" w:rsidRDefault="00000000">
            <w:r>
              <w:rPr>
                <w:sz w:val="20"/>
              </w:rPr>
              <w:t>ตำแหน่งจัดเก็บ</w:t>
            </w:r>
          </w:p>
        </w:tc>
        <w:tc>
          <w:tcPr>
            <w:tcW w:w="2268" w:type="dxa"/>
            <w:shd w:val="clear" w:color="auto" w:fill="F0F4F8"/>
          </w:tcPr>
          <w:p w14:paraId="6E477B01" w14:textId="77777777" w:rsidR="002D4FF8" w:rsidRDefault="00000000">
            <w:r>
              <w:rPr>
                <w:sz w:val="20"/>
              </w:rPr>
              <w:t>สินค้าอยู่ location ไหน, stock ต่อ location</w:t>
            </w:r>
          </w:p>
        </w:tc>
      </w:tr>
      <w:tr w:rsidR="002D4FF8" w14:paraId="63EC8266" w14:textId="77777777">
        <w:tc>
          <w:tcPr>
            <w:tcW w:w="2268" w:type="dxa"/>
          </w:tcPr>
          <w:p w14:paraId="0395CC30" w14:textId="77777777" w:rsidR="002D4FF8" w:rsidRDefault="00000000">
            <w:r>
              <w:rPr>
                <w:sz w:val="20"/>
              </w:rPr>
              <w:t>HR (Timesheet)</w:t>
            </w:r>
          </w:p>
        </w:tc>
        <w:tc>
          <w:tcPr>
            <w:tcW w:w="2268" w:type="dxa"/>
          </w:tcPr>
          <w:p w14:paraId="24C701BD" w14:textId="77777777" w:rsidR="002D4FF8" w:rsidRDefault="00000000">
            <w:r>
              <w:rPr>
                <w:sz w:val="20"/>
              </w:rPr>
              <w:t>Work Order</w:t>
            </w:r>
          </w:p>
        </w:tc>
        <w:tc>
          <w:tcPr>
            <w:tcW w:w="2268" w:type="dxa"/>
          </w:tcPr>
          <w:p w14:paraId="019A8143" w14:textId="77777777" w:rsidR="002D4FF8" w:rsidRDefault="00000000">
            <w:r>
              <w:rPr>
                <w:sz w:val="20"/>
              </w:rPr>
              <w:t>ค่าแรง</w:t>
            </w:r>
          </w:p>
        </w:tc>
        <w:tc>
          <w:tcPr>
            <w:tcW w:w="2268" w:type="dxa"/>
          </w:tcPr>
          <w:p w14:paraId="1F5D9366" w14:textId="77777777" w:rsidR="002D4FF8" w:rsidRDefault="00000000">
            <w:r>
              <w:rPr>
                <w:sz w:val="20"/>
              </w:rPr>
              <w:t>HR final approve → ManHour Cost เข้า WO</w:t>
            </w:r>
          </w:p>
        </w:tc>
      </w:tr>
      <w:tr w:rsidR="002D4FF8" w14:paraId="668D1AB3" w14:textId="77777777">
        <w:tc>
          <w:tcPr>
            <w:tcW w:w="2268" w:type="dxa"/>
            <w:shd w:val="clear" w:color="auto" w:fill="F0F4F8"/>
          </w:tcPr>
          <w:p w14:paraId="0353804D" w14:textId="77777777" w:rsidR="002D4FF8" w:rsidRDefault="00000000">
            <w:r>
              <w:rPr>
                <w:sz w:val="20"/>
              </w:rPr>
              <w:t>Tools</w:t>
            </w:r>
          </w:p>
        </w:tc>
        <w:tc>
          <w:tcPr>
            <w:tcW w:w="2268" w:type="dxa"/>
            <w:shd w:val="clear" w:color="auto" w:fill="F0F4F8"/>
          </w:tcPr>
          <w:p w14:paraId="356DC1B8" w14:textId="77777777" w:rsidR="002D4FF8" w:rsidRDefault="00000000">
            <w:r>
              <w:rPr>
                <w:sz w:val="20"/>
              </w:rPr>
              <w:t>Work Order</w:t>
            </w:r>
          </w:p>
        </w:tc>
        <w:tc>
          <w:tcPr>
            <w:tcW w:w="2268" w:type="dxa"/>
            <w:shd w:val="clear" w:color="auto" w:fill="F0F4F8"/>
          </w:tcPr>
          <w:p w14:paraId="4EAD8F14" w14:textId="77777777" w:rsidR="002D4FF8" w:rsidRDefault="00000000">
            <w:r>
              <w:rPr>
                <w:sz w:val="20"/>
              </w:rPr>
              <w:t>ค่าเครื่องมือ</w:t>
            </w:r>
          </w:p>
        </w:tc>
        <w:tc>
          <w:tcPr>
            <w:tcW w:w="2268" w:type="dxa"/>
            <w:shd w:val="clear" w:color="auto" w:fill="F0F4F8"/>
          </w:tcPr>
          <w:p w14:paraId="7356DDEF" w14:textId="77777777" w:rsidR="002D4FF8" w:rsidRDefault="00000000">
            <w:r>
              <w:rPr>
                <w:sz w:val="20"/>
              </w:rPr>
              <w:t>Check-in → คำนวณชั่วโมง x อัตรา → Tools Recharge เข้า WO</w:t>
            </w:r>
          </w:p>
        </w:tc>
      </w:tr>
      <w:tr w:rsidR="002D4FF8" w14:paraId="70776B96" w14:textId="77777777">
        <w:tc>
          <w:tcPr>
            <w:tcW w:w="2268" w:type="dxa"/>
          </w:tcPr>
          <w:p w14:paraId="4E462F0D" w14:textId="77777777" w:rsidR="002D4FF8" w:rsidRDefault="00000000">
            <w:r>
              <w:rPr>
                <w:sz w:val="20"/>
              </w:rPr>
              <w:lastRenderedPageBreak/>
              <w:t>Planning</w:t>
            </w:r>
          </w:p>
        </w:tc>
        <w:tc>
          <w:tcPr>
            <w:tcW w:w="2268" w:type="dxa"/>
          </w:tcPr>
          <w:p w14:paraId="7587E062" w14:textId="77777777" w:rsidR="002D4FF8" w:rsidRDefault="00000000">
            <w:r>
              <w:rPr>
                <w:sz w:val="20"/>
              </w:rPr>
              <w:t>Work Order</w:t>
            </w:r>
          </w:p>
        </w:tc>
        <w:tc>
          <w:tcPr>
            <w:tcW w:w="2268" w:type="dxa"/>
          </w:tcPr>
          <w:p w14:paraId="78B8078F" w14:textId="77777777" w:rsidR="002D4FF8" w:rsidRDefault="00000000">
            <w:r>
              <w:rPr>
                <w:sz w:val="20"/>
              </w:rPr>
              <w:t>จัดคน/เครื่องมือ</w:t>
            </w:r>
          </w:p>
        </w:tc>
        <w:tc>
          <w:tcPr>
            <w:tcW w:w="2268" w:type="dxa"/>
          </w:tcPr>
          <w:p w14:paraId="4706F1CF" w14:textId="77777777" w:rsidR="002D4FF8" w:rsidRDefault="00000000">
            <w:r>
              <w:rPr>
                <w:sz w:val="20"/>
              </w:rPr>
              <w:t>Daily Plan → จัดพนักงาน + เครื่องมือ ลง WO ต่อวัน</w:t>
            </w:r>
          </w:p>
        </w:tc>
      </w:tr>
      <w:tr w:rsidR="002D4FF8" w14:paraId="75A8C0D2" w14:textId="77777777">
        <w:tc>
          <w:tcPr>
            <w:tcW w:w="2268" w:type="dxa"/>
            <w:shd w:val="clear" w:color="auto" w:fill="F0F4F8"/>
          </w:tcPr>
          <w:p w14:paraId="30674E15" w14:textId="77777777" w:rsidR="002D4FF8" w:rsidRDefault="00000000">
            <w:r>
              <w:rPr>
                <w:sz w:val="20"/>
              </w:rPr>
              <w:t>Planning</w:t>
            </w:r>
          </w:p>
        </w:tc>
        <w:tc>
          <w:tcPr>
            <w:tcW w:w="2268" w:type="dxa"/>
            <w:shd w:val="clear" w:color="auto" w:fill="F0F4F8"/>
          </w:tcPr>
          <w:p w14:paraId="062B4763" w14:textId="77777777" w:rsidR="002D4FF8" w:rsidRDefault="00000000">
            <w:r>
              <w:rPr>
                <w:sz w:val="20"/>
              </w:rPr>
              <w:t>Inventory</w:t>
            </w:r>
          </w:p>
        </w:tc>
        <w:tc>
          <w:tcPr>
            <w:tcW w:w="2268" w:type="dxa"/>
            <w:shd w:val="clear" w:color="auto" w:fill="F0F4F8"/>
          </w:tcPr>
          <w:p w14:paraId="455E4694" w14:textId="77777777" w:rsidR="002D4FF8" w:rsidRDefault="00000000">
            <w:r>
              <w:rPr>
                <w:sz w:val="20"/>
              </w:rPr>
              <w:t>จองวัสดุ</w:t>
            </w:r>
          </w:p>
        </w:tc>
        <w:tc>
          <w:tcPr>
            <w:tcW w:w="2268" w:type="dxa"/>
            <w:shd w:val="clear" w:color="auto" w:fill="F0F4F8"/>
          </w:tcPr>
          <w:p w14:paraId="4CC67CA6" w14:textId="77777777" w:rsidR="002D4FF8" w:rsidRDefault="00000000">
            <w:r>
              <w:rPr>
                <w:sz w:val="20"/>
              </w:rPr>
              <w:t>Material Reservation → กัน stock ไว้ให้ WO</w:t>
            </w:r>
          </w:p>
        </w:tc>
      </w:tr>
      <w:tr w:rsidR="002D4FF8" w14:paraId="3D34531B" w14:textId="77777777">
        <w:tc>
          <w:tcPr>
            <w:tcW w:w="2268" w:type="dxa"/>
          </w:tcPr>
          <w:p w14:paraId="65FA344B" w14:textId="77777777" w:rsidR="002D4FF8" w:rsidRDefault="00000000">
            <w:r>
              <w:rPr>
                <w:sz w:val="20"/>
              </w:rPr>
              <w:t>Master Data</w:t>
            </w:r>
          </w:p>
        </w:tc>
        <w:tc>
          <w:tcPr>
            <w:tcW w:w="2268" w:type="dxa"/>
          </w:tcPr>
          <w:p w14:paraId="4AB512C3" w14:textId="77777777" w:rsidR="002D4FF8" w:rsidRDefault="00000000">
            <w:r>
              <w:rPr>
                <w:sz w:val="20"/>
              </w:rPr>
              <w:t>ทุก module</w:t>
            </w:r>
          </w:p>
        </w:tc>
        <w:tc>
          <w:tcPr>
            <w:tcW w:w="2268" w:type="dxa"/>
          </w:tcPr>
          <w:p w14:paraId="1F9DA3CD" w14:textId="77777777" w:rsidR="002D4FF8" w:rsidRDefault="00000000">
            <w:r>
              <w:rPr>
                <w:sz w:val="20"/>
              </w:rPr>
              <w:t>ข้อมูลอ้างอิง</w:t>
            </w:r>
          </w:p>
        </w:tc>
        <w:tc>
          <w:tcPr>
            <w:tcW w:w="2268" w:type="dxa"/>
          </w:tcPr>
          <w:p w14:paraId="7DA1A498" w14:textId="77777777" w:rsidR="002D4FF8" w:rsidRDefault="00000000">
            <w:r>
              <w:rPr>
                <w:sz w:val="20"/>
              </w:rPr>
              <w:t>Cost Center, Cost Element, OT Type, Supplier, Department</w:t>
            </w:r>
          </w:p>
        </w:tc>
      </w:tr>
      <w:tr w:rsidR="002D4FF8" w14:paraId="2508E560" w14:textId="77777777">
        <w:tc>
          <w:tcPr>
            <w:tcW w:w="2268" w:type="dxa"/>
            <w:shd w:val="clear" w:color="auto" w:fill="F0F4F8"/>
          </w:tcPr>
          <w:p w14:paraId="1B64FE44" w14:textId="77777777" w:rsidR="002D4FF8" w:rsidRDefault="00000000">
            <w:r>
              <w:rPr>
                <w:sz w:val="20"/>
              </w:rPr>
              <w:t>Customer</w:t>
            </w:r>
          </w:p>
        </w:tc>
        <w:tc>
          <w:tcPr>
            <w:tcW w:w="2268" w:type="dxa"/>
            <w:shd w:val="clear" w:color="auto" w:fill="F0F4F8"/>
          </w:tcPr>
          <w:p w14:paraId="0C7B26D0" w14:textId="77777777" w:rsidR="002D4FF8" w:rsidRDefault="00000000">
            <w:r>
              <w:rPr>
                <w:sz w:val="20"/>
              </w:rPr>
              <w:t>Sales + WO</w:t>
            </w:r>
          </w:p>
        </w:tc>
        <w:tc>
          <w:tcPr>
            <w:tcW w:w="2268" w:type="dxa"/>
            <w:shd w:val="clear" w:color="auto" w:fill="F0F4F8"/>
          </w:tcPr>
          <w:p w14:paraId="6B8C9E33" w14:textId="77777777" w:rsidR="002D4FF8" w:rsidRDefault="00000000">
            <w:r>
              <w:rPr>
                <w:sz w:val="20"/>
              </w:rPr>
              <w:t>ลูกค้า</w:t>
            </w:r>
          </w:p>
        </w:tc>
        <w:tc>
          <w:tcPr>
            <w:tcW w:w="2268" w:type="dxa"/>
            <w:shd w:val="clear" w:color="auto" w:fill="F0F4F8"/>
          </w:tcPr>
          <w:p w14:paraId="0C9E03EA" w14:textId="77777777" w:rsidR="002D4FF8" w:rsidRDefault="00000000">
            <w:r>
              <w:rPr>
                <w:sz w:val="20"/>
              </w:rPr>
              <w:t>SO ต้องมีลูกค้า, WO อ้างอิง SO</w:t>
            </w:r>
          </w:p>
        </w:tc>
      </w:tr>
      <w:tr w:rsidR="002D4FF8" w14:paraId="26C0B674" w14:textId="77777777">
        <w:tc>
          <w:tcPr>
            <w:tcW w:w="2268" w:type="dxa"/>
          </w:tcPr>
          <w:p w14:paraId="615464A5" w14:textId="77777777" w:rsidR="002D4FF8" w:rsidRDefault="00000000">
            <w:r>
              <w:rPr>
                <w:sz w:val="20"/>
              </w:rPr>
              <w:t>WO + Sales + HR</w:t>
            </w:r>
          </w:p>
        </w:tc>
        <w:tc>
          <w:tcPr>
            <w:tcW w:w="2268" w:type="dxa"/>
          </w:tcPr>
          <w:p w14:paraId="7DA606CC" w14:textId="77777777" w:rsidR="002D4FF8" w:rsidRDefault="00000000">
            <w:r>
              <w:rPr>
                <w:sz w:val="20"/>
              </w:rPr>
              <w:t>Finance</w:t>
            </w:r>
          </w:p>
        </w:tc>
        <w:tc>
          <w:tcPr>
            <w:tcW w:w="2268" w:type="dxa"/>
          </w:tcPr>
          <w:p w14:paraId="655FBFC9" w14:textId="77777777" w:rsidR="002D4FF8" w:rsidRDefault="00000000">
            <w:r>
              <w:rPr>
                <w:sz w:val="20"/>
              </w:rPr>
              <w:t>ต้นทุน/รายได้</w:t>
            </w:r>
          </w:p>
        </w:tc>
        <w:tc>
          <w:tcPr>
            <w:tcW w:w="2268" w:type="dxa"/>
          </w:tcPr>
          <w:p w14:paraId="254D6FA4" w14:textId="77777777" w:rsidR="002D4FF8" w:rsidRDefault="00000000">
            <w:r>
              <w:rPr>
                <w:sz w:val="20"/>
              </w:rPr>
              <w:t>รายงานการเงินรวมจากทุกแหล่ง</w:t>
            </w:r>
          </w:p>
        </w:tc>
      </w:tr>
    </w:tbl>
    <w:p w14:paraId="4A244BBE" w14:textId="77777777" w:rsidR="002D4FF8" w:rsidRDefault="002D4FF8"/>
    <w:p w14:paraId="6D7A9C6D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คุณมีความเห็นเกี่ยวกับจุดเชื่อมต่อไหม? มีจุดไหนที่ควรเชื่อมเพิ่ม?</w:t>
      </w:r>
    </w:p>
    <w:p w14:paraId="13CFEABA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6C8F0E" w14:textId="77777777" w:rsidR="002D4FF8" w:rsidRDefault="00000000">
      <w:pPr>
        <w:pStyle w:val="Heading2"/>
      </w:pPr>
      <w:r>
        <w:t>A5. ปัญหา UX ทั่วทั้งระบบ</w:t>
      </w:r>
    </w:p>
    <w:p w14:paraId="21B8C961" w14:textId="77777777" w:rsidR="002D4FF8" w:rsidRDefault="00000000">
      <w:r>
        <w:t xml:space="preserve">ปัญหา UX เหล่านี้พบ </w:t>
      </w:r>
      <w:r>
        <w:rPr>
          <w:b/>
        </w:rPr>
        <w:t>ทั่วทั้งระบบ</w:t>
      </w:r>
      <w:r>
        <w:t xml:space="preserve"> ไม่ใช่เฉพาะ module ใด module หนึ่ง: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6"/>
        <w:gridCol w:w="3332"/>
        <w:gridCol w:w="2970"/>
      </w:tblGrid>
      <w:tr w:rsidR="002D4FF8" w14:paraId="1B89D89A" w14:textId="77777777">
        <w:tc>
          <w:tcPr>
            <w:tcW w:w="3024" w:type="dxa"/>
            <w:shd w:val="clear" w:color="auto" w:fill="003366"/>
          </w:tcPr>
          <w:p w14:paraId="4912580B" w14:textId="77777777" w:rsidR="002D4FF8" w:rsidRDefault="00000000">
            <w:r>
              <w:rPr>
                <w:b/>
                <w:color w:val="FFFFFF"/>
                <w:sz w:val="20"/>
              </w:rPr>
              <w:t>ปัญหา</w:t>
            </w:r>
          </w:p>
        </w:tc>
        <w:tc>
          <w:tcPr>
            <w:tcW w:w="3024" w:type="dxa"/>
            <w:shd w:val="clear" w:color="auto" w:fill="003366"/>
          </w:tcPr>
          <w:p w14:paraId="5FC8749D" w14:textId="77777777" w:rsidR="002D4FF8" w:rsidRDefault="00000000">
            <w:r>
              <w:rPr>
                <w:b/>
                <w:color w:val="FFFFFF"/>
                <w:sz w:val="20"/>
              </w:rPr>
              <w:t>ผลกระทบ</w:t>
            </w:r>
          </w:p>
        </w:tc>
        <w:tc>
          <w:tcPr>
            <w:tcW w:w="3024" w:type="dxa"/>
            <w:shd w:val="clear" w:color="auto" w:fill="003366"/>
          </w:tcPr>
          <w:p w14:paraId="282E83FA" w14:textId="77777777" w:rsidR="002D4FF8" w:rsidRDefault="00000000">
            <w:r>
              <w:rPr>
                <w:b/>
                <w:color w:val="FFFFFF"/>
                <w:sz w:val="20"/>
              </w:rPr>
              <w:t>ระดับ</w:t>
            </w:r>
          </w:p>
        </w:tc>
      </w:tr>
      <w:tr w:rsidR="002D4FF8" w14:paraId="05765582" w14:textId="77777777">
        <w:tc>
          <w:tcPr>
            <w:tcW w:w="3024" w:type="dxa"/>
            <w:shd w:val="clear" w:color="auto" w:fill="F0F4F8"/>
          </w:tcPr>
          <w:p w14:paraId="12474A10" w14:textId="77777777" w:rsidR="002D4FF8" w:rsidRDefault="00000000">
            <w:r>
              <w:rPr>
                <w:sz w:val="20"/>
              </w:rPr>
              <w:t>Select โหลดข้อมูลทั้งหมด (limit:500)</w:t>
            </w:r>
          </w:p>
        </w:tc>
        <w:tc>
          <w:tcPr>
            <w:tcW w:w="3024" w:type="dxa"/>
            <w:shd w:val="clear" w:color="auto" w:fill="F0F4F8"/>
          </w:tcPr>
          <w:p w14:paraId="53F1118B" w14:textId="77777777" w:rsidR="002D4FF8" w:rsidRDefault="00000000">
            <w:r>
              <w:rPr>
                <w:sz w:val="20"/>
              </w:rPr>
              <w:t>หน้าจอจะช้ามากเมื่อมีสินค้า/supplier/พนักงานเยอะ ต้องเปลี่ยนเป็น search-as-you-type</w:t>
            </w:r>
          </w:p>
        </w:tc>
        <w:tc>
          <w:tcPr>
            <w:tcW w:w="3024" w:type="dxa"/>
            <w:shd w:val="clear" w:color="auto" w:fill="F0F4F8"/>
          </w:tcPr>
          <w:p w14:paraId="623AD125" w14:textId="77777777" w:rsidR="002D4FF8" w:rsidRDefault="00000000">
            <w:r>
              <w:rPr>
                <w:sz w:val="20"/>
              </w:rPr>
              <w:t>สูง</w:t>
            </w:r>
          </w:p>
        </w:tc>
      </w:tr>
      <w:tr w:rsidR="002D4FF8" w14:paraId="7B0CA058" w14:textId="77777777">
        <w:tc>
          <w:tcPr>
            <w:tcW w:w="3024" w:type="dxa"/>
          </w:tcPr>
          <w:p w14:paraId="27BB0045" w14:textId="77777777" w:rsidR="002D4FF8" w:rsidRDefault="00000000">
            <w:r>
              <w:rPr>
                <w:sz w:val="20"/>
              </w:rPr>
              <w:t>ไม่มี Mobile Responsive</w:t>
            </w:r>
          </w:p>
        </w:tc>
        <w:tc>
          <w:tcPr>
            <w:tcW w:w="3024" w:type="dxa"/>
          </w:tcPr>
          <w:p w14:paraId="4C0618B4" w14:textId="77777777" w:rsidR="002D4FF8" w:rsidRDefault="00000000">
            <w:r>
              <w:rPr>
                <w:sz w:val="20"/>
              </w:rPr>
              <w:t>ใช้งานจากมือถือไม่ได้เลย — desktop only</w:t>
            </w:r>
          </w:p>
        </w:tc>
        <w:tc>
          <w:tcPr>
            <w:tcW w:w="3024" w:type="dxa"/>
          </w:tcPr>
          <w:p w14:paraId="20EE8FBA" w14:textId="77777777" w:rsidR="002D4FF8" w:rsidRDefault="00000000">
            <w:r>
              <w:rPr>
                <w:sz w:val="20"/>
              </w:rPr>
              <w:t>สูง</w:t>
            </w:r>
          </w:p>
        </w:tc>
      </w:tr>
      <w:tr w:rsidR="002D4FF8" w14:paraId="0BCA46E8" w14:textId="77777777">
        <w:tc>
          <w:tcPr>
            <w:tcW w:w="3024" w:type="dxa"/>
            <w:shd w:val="clear" w:color="auto" w:fill="F0F4F8"/>
          </w:tcPr>
          <w:p w14:paraId="2E703EA4" w14:textId="77777777" w:rsidR="002D4FF8" w:rsidRDefault="00000000">
            <w:r>
              <w:rPr>
                <w:sz w:val="20"/>
              </w:rPr>
              <w:t>ไม่มี Notification</w:t>
            </w:r>
          </w:p>
        </w:tc>
        <w:tc>
          <w:tcPr>
            <w:tcW w:w="3024" w:type="dxa"/>
            <w:shd w:val="clear" w:color="auto" w:fill="F0F4F8"/>
          </w:tcPr>
          <w:p w14:paraId="231FD7FF" w14:textId="77777777" w:rsidR="002D4FF8" w:rsidRDefault="00000000">
            <w:r>
              <w:rPr>
                <w:sz w:val="20"/>
              </w:rPr>
              <w:t>ต้อง "เข้าไปดู" เองว่ามีอะไรรออนุมัติ ไม่มีการแจ้งเตือน</w:t>
            </w:r>
          </w:p>
        </w:tc>
        <w:tc>
          <w:tcPr>
            <w:tcW w:w="3024" w:type="dxa"/>
            <w:shd w:val="clear" w:color="auto" w:fill="F0F4F8"/>
          </w:tcPr>
          <w:p w14:paraId="17AE10E1" w14:textId="77777777" w:rsidR="002D4FF8" w:rsidRDefault="00000000">
            <w:r>
              <w:rPr>
                <w:sz w:val="20"/>
              </w:rPr>
              <w:t>สูง</w:t>
            </w:r>
          </w:p>
        </w:tc>
      </w:tr>
      <w:tr w:rsidR="002D4FF8" w14:paraId="52A5052A" w14:textId="77777777">
        <w:tc>
          <w:tcPr>
            <w:tcW w:w="3024" w:type="dxa"/>
          </w:tcPr>
          <w:p w14:paraId="6A0EEA7A" w14:textId="77777777" w:rsidR="002D4FF8" w:rsidRDefault="00000000">
            <w:r>
              <w:rPr>
                <w:sz w:val="20"/>
              </w:rPr>
              <w:t>Error handling เงียบ</w:t>
            </w:r>
          </w:p>
        </w:tc>
        <w:tc>
          <w:tcPr>
            <w:tcW w:w="3024" w:type="dxa"/>
          </w:tcPr>
          <w:p w14:paraId="59462D00" w14:textId="77777777" w:rsidR="002D4FF8" w:rsidRDefault="00000000">
            <w:r>
              <w:rPr>
                <w:sz w:val="20"/>
              </w:rPr>
              <w:t>หลายหน้า catch error แล้วไม่แสดงอะไร — ผู้ใช้ไม่รู้ว่าเกิดอะไรขึ้น</w:t>
            </w:r>
          </w:p>
        </w:tc>
        <w:tc>
          <w:tcPr>
            <w:tcW w:w="3024" w:type="dxa"/>
          </w:tcPr>
          <w:p w14:paraId="74393B4E" w14:textId="77777777" w:rsidR="002D4FF8" w:rsidRDefault="00000000">
            <w:r>
              <w:rPr>
                <w:sz w:val="20"/>
              </w:rPr>
              <w:t>กลาง</w:t>
            </w:r>
          </w:p>
        </w:tc>
      </w:tr>
      <w:tr w:rsidR="002D4FF8" w14:paraId="1537C2AE" w14:textId="77777777">
        <w:tc>
          <w:tcPr>
            <w:tcW w:w="3024" w:type="dxa"/>
            <w:shd w:val="clear" w:color="auto" w:fill="F0F4F8"/>
          </w:tcPr>
          <w:p w14:paraId="1FC3F068" w14:textId="77777777" w:rsidR="002D4FF8" w:rsidRDefault="00000000">
            <w:r>
              <w:rPr>
                <w:sz w:val="20"/>
              </w:rPr>
              <w:t>Bulk actions จำกัด</w:t>
            </w:r>
          </w:p>
        </w:tc>
        <w:tc>
          <w:tcPr>
            <w:tcW w:w="3024" w:type="dxa"/>
            <w:shd w:val="clear" w:color="auto" w:fill="F0F4F8"/>
          </w:tcPr>
          <w:p w14:paraId="3AEA7895" w14:textId="77777777" w:rsidR="002D4FF8" w:rsidRDefault="00000000">
            <w:r>
              <w:rPr>
                <w:sz w:val="20"/>
              </w:rPr>
              <w:t>มีแค่ Daily Report approval ที่ทำ batch ได้ — module อื่นต้องทำทีละรายการ</w:t>
            </w:r>
          </w:p>
        </w:tc>
        <w:tc>
          <w:tcPr>
            <w:tcW w:w="3024" w:type="dxa"/>
            <w:shd w:val="clear" w:color="auto" w:fill="F0F4F8"/>
          </w:tcPr>
          <w:p w14:paraId="5020CBD0" w14:textId="77777777" w:rsidR="002D4FF8" w:rsidRDefault="00000000">
            <w:r>
              <w:rPr>
                <w:sz w:val="20"/>
              </w:rPr>
              <w:t>กลาง</w:t>
            </w:r>
          </w:p>
        </w:tc>
      </w:tr>
      <w:tr w:rsidR="002D4FF8" w14:paraId="32CDBE4D" w14:textId="77777777">
        <w:tc>
          <w:tcPr>
            <w:tcW w:w="3024" w:type="dxa"/>
          </w:tcPr>
          <w:p w14:paraId="17345811" w14:textId="77777777" w:rsidR="002D4FF8" w:rsidRDefault="00000000">
            <w:r>
              <w:rPr>
                <w:sz w:val="20"/>
              </w:rPr>
              <w:t>Search ไม่สม่ำเสมอ</w:t>
            </w:r>
          </w:p>
        </w:tc>
        <w:tc>
          <w:tcPr>
            <w:tcW w:w="3024" w:type="dxa"/>
          </w:tcPr>
          <w:p w14:paraId="4E234942" w14:textId="77777777" w:rsidR="002D4FF8" w:rsidRDefault="00000000">
            <w:r>
              <w:rPr>
                <w:sz w:val="20"/>
              </w:rPr>
              <w:t>บางหน้ามี search, บางหน้าไม่มี — ไม่มี pattern ชัดเจน</w:t>
            </w:r>
          </w:p>
        </w:tc>
        <w:tc>
          <w:tcPr>
            <w:tcW w:w="3024" w:type="dxa"/>
          </w:tcPr>
          <w:p w14:paraId="3ABE54F3" w14:textId="77777777" w:rsidR="002D4FF8" w:rsidRDefault="00000000">
            <w:r>
              <w:rPr>
                <w:sz w:val="20"/>
              </w:rPr>
              <w:t>กลาง</w:t>
            </w:r>
          </w:p>
        </w:tc>
      </w:tr>
      <w:tr w:rsidR="002D4FF8" w14:paraId="644A8BDA" w14:textId="77777777">
        <w:tc>
          <w:tcPr>
            <w:tcW w:w="3024" w:type="dxa"/>
            <w:shd w:val="clear" w:color="auto" w:fill="F0F4F8"/>
          </w:tcPr>
          <w:p w14:paraId="1A0A6984" w14:textId="77777777" w:rsidR="002D4FF8" w:rsidRDefault="00000000">
            <w:r>
              <w:rPr>
                <w:sz w:val="20"/>
              </w:rPr>
              <w:t>ไม่มี Print view</w:t>
            </w:r>
          </w:p>
        </w:tc>
        <w:tc>
          <w:tcPr>
            <w:tcW w:w="3024" w:type="dxa"/>
            <w:shd w:val="clear" w:color="auto" w:fill="F0F4F8"/>
          </w:tcPr>
          <w:p w14:paraId="1C7EA2C1" w14:textId="77777777" w:rsidR="002D4FF8" w:rsidRDefault="00000000">
            <w:r>
              <w:rPr>
                <w:sz w:val="20"/>
              </w:rPr>
              <w:t>มีแค่ Withdrawal Slip ที่ print ได้ — PO, SO, WO, Payslip ยังไม่มี</w:t>
            </w:r>
          </w:p>
        </w:tc>
        <w:tc>
          <w:tcPr>
            <w:tcW w:w="3024" w:type="dxa"/>
            <w:shd w:val="clear" w:color="auto" w:fill="F0F4F8"/>
          </w:tcPr>
          <w:p w14:paraId="413689A0" w14:textId="77777777" w:rsidR="002D4FF8" w:rsidRDefault="00000000">
            <w:r>
              <w:rPr>
                <w:sz w:val="20"/>
              </w:rPr>
              <w:t>กลาง</w:t>
            </w:r>
          </w:p>
        </w:tc>
      </w:tr>
      <w:tr w:rsidR="002D4FF8" w14:paraId="3F3357C7" w14:textId="77777777">
        <w:tc>
          <w:tcPr>
            <w:tcW w:w="3024" w:type="dxa"/>
          </w:tcPr>
          <w:p w14:paraId="1AE40409" w14:textId="77777777" w:rsidR="002D4FF8" w:rsidRDefault="00000000">
            <w:r>
              <w:rPr>
                <w:sz w:val="20"/>
              </w:rPr>
              <w:t>Loading state ไม่สม่ำเสมอ</w:t>
            </w:r>
          </w:p>
        </w:tc>
        <w:tc>
          <w:tcPr>
            <w:tcW w:w="3024" w:type="dxa"/>
          </w:tcPr>
          <w:p w14:paraId="387B9EF1" w14:textId="77777777" w:rsidR="002D4FF8" w:rsidRDefault="00000000">
            <w:r>
              <w:rPr>
                <w:sz w:val="20"/>
              </w:rPr>
              <w:t>บางหน้าแสดง Spin, บางหน้าไม่แสดง — ผู้ใช้ไม่รู้ว่ากำลังโหลด</w:t>
            </w:r>
          </w:p>
        </w:tc>
        <w:tc>
          <w:tcPr>
            <w:tcW w:w="3024" w:type="dxa"/>
          </w:tcPr>
          <w:p w14:paraId="798D5CF0" w14:textId="77777777" w:rsidR="002D4FF8" w:rsidRDefault="00000000">
            <w:r>
              <w:rPr>
                <w:sz w:val="20"/>
              </w:rPr>
              <w:t>ต่ำ</w:t>
            </w:r>
          </w:p>
        </w:tc>
      </w:tr>
      <w:tr w:rsidR="002D4FF8" w14:paraId="61634924" w14:textId="77777777">
        <w:tc>
          <w:tcPr>
            <w:tcW w:w="3024" w:type="dxa"/>
            <w:shd w:val="clear" w:color="auto" w:fill="F0F4F8"/>
          </w:tcPr>
          <w:p w14:paraId="2FBB390C" w14:textId="77777777" w:rsidR="002D4FF8" w:rsidRDefault="00000000">
            <w:r>
              <w:rPr>
                <w:sz w:val="20"/>
              </w:rPr>
              <w:t>ไม่มี Keyboard shortcuts</w:t>
            </w:r>
          </w:p>
        </w:tc>
        <w:tc>
          <w:tcPr>
            <w:tcW w:w="3024" w:type="dxa"/>
            <w:shd w:val="clear" w:color="auto" w:fill="F0F4F8"/>
          </w:tcPr>
          <w:p w14:paraId="3C884D56" w14:textId="77777777" w:rsidR="002D4FF8" w:rsidRDefault="00000000">
            <w:r>
              <w:rPr>
                <w:sz w:val="20"/>
              </w:rPr>
              <w:t>ทุกอย่างต้องใช้เมาส์ — ช้าสำหรับ power user</w:t>
            </w:r>
          </w:p>
        </w:tc>
        <w:tc>
          <w:tcPr>
            <w:tcW w:w="3024" w:type="dxa"/>
            <w:shd w:val="clear" w:color="auto" w:fill="F0F4F8"/>
          </w:tcPr>
          <w:p w14:paraId="540BBD20" w14:textId="77777777" w:rsidR="002D4FF8" w:rsidRDefault="00000000">
            <w:r>
              <w:rPr>
                <w:sz w:val="20"/>
              </w:rPr>
              <w:t>ต่ำ</w:t>
            </w:r>
          </w:p>
        </w:tc>
      </w:tr>
      <w:tr w:rsidR="002D4FF8" w14:paraId="72BD83A6" w14:textId="77777777">
        <w:tc>
          <w:tcPr>
            <w:tcW w:w="3024" w:type="dxa"/>
          </w:tcPr>
          <w:p w14:paraId="38F9E616" w14:textId="77777777" w:rsidR="002D4FF8" w:rsidRDefault="00000000">
            <w:r>
              <w:rPr>
                <w:sz w:val="20"/>
              </w:rPr>
              <w:t>Login page แสดง test accounts</w:t>
            </w:r>
          </w:p>
        </w:tc>
        <w:tc>
          <w:tcPr>
            <w:tcW w:w="3024" w:type="dxa"/>
          </w:tcPr>
          <w:p w14:paraId="65FCA511" w14:textId="77777777" w:rsidR="002D4FF8" w:rsidRDefault="00000000">
            <w:r>
              <w:rPr>
                <w:sz w:val="20"/>
              </w:rPr>
              <w:t>ต้องเอาออกก่อน production</w:t>
            </w:r>
          </w:p>
        </w:tc>
        <w:tc>
          <w:tcPr>
            <w:tcW w:w="3024" w:type="dxa"/>
          </w:tcPr>
          <w:p w14:paraId="28557D88" w14:textId="77777777" w:rsidR="002D4FF8" w:rsidRDefault="00000000">
            <w:r>
              <w:rPr>
                <w:sz w:val="20"/>
              </w:rPr>
              <w:t>ต่ำ</w:t>
            </w:r>
          </w:p>
        </w:tc>
      </w:tr>
    </w:tbl>
    <w:p w14:paraId="6B706ED0" w14:textId="77777777" w:rsidR="002D4FF8" w:rsidRDefault="002D4FF8"/>
    <w:p w14:paraId="535816F9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ปัญหาไหนกระทบการทำงานของคุณมากที่สุด? มีปัญหาอื่นที่ไม่ได้อยู่ในรายการนี้ไหม?</w:t>
      </w:r>
    </w:p>
    <w:p w14:paraId="75764092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981361" w14:textId="77777777" w:rsidR="002D4FF8" w:rsidRDefault="00000000">
      <w:pPr>
        <w:pStyle w:val="Heading2"/>
      </w:pPr>
      <w:r>
        <w:t>A6. Business Flows หลัก</w:t>
      </w:r>
    </w:p>
    <w:p w14:paraId="692C5145" w14:textId="77777777" w:rsidR="002D4FF8" w:rsidRDefault="00000000">
      <w:r>
        <w:t>ระบบมี 5 flow หลักที่เชื่อมโยงข้ามหลาย module:</w:t>
      </w:r>
    </w:p>
    <w:p w14:paraId="6436A685" w14:textId="77777777" w:rsidR="002D4FF8" w:rsidRDefault="00000000">
      <w:pPr>
        <w:pStyle w:val="Heading3"/>
      </w:pPr>
      <w:r>
        <w:t>Flow 1: จัดซื้อ (Procurement)</w:t>
      </w:r>
    </w:p>
    <w:p w14:paraId="1F9F3015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3904617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flowchart LR</w:t>
      </w:r>
    </w:p>
    <w:p w14:paraId="781B987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A["Staff&lt;br/&gt;สร้าง PR&lt;br/&gt;(ใบขอซื้อ)"] --&gt;|"Submit"| B["Supervisor/Manager&lt;br/&gt;อนุมัติ PR"]</w:t>
      </w:r>
    </w:p>
    <w:p w14:paraId="55B4508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B --&gt;|"Approve"| C["ผู้อนุมัติ&lt;br/&gt;แปลง PR → PO&lt;br/&gt;(กรอกราคา+ซัพพลายเออร์)"]</w:t>
      </w:r>
    </w:p>
    <w:p w14:paraId="0182932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C --&gt;|"PO สร้างแล้ว"| D["รอรับของ&lt;br/&gt;จากซัพพลายเออร์"]</w:t>
      </w:r>
    </w:p>
    <w:p w14:paraId="0955056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 --&gt;|"ของมาถึง"| E["เจ้าหน้าที่&lt;br/&gt;กดรับของ (GR)&lt;br/&gt;ระบุจำนวน+ตำแหน่ง"]</w:t>
      </w:r>
    </w:p>
    <w:p w14:paraId="1DBD3B6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 --&gt;|"สินค้า (GOODS)"| F["ระบบสร้าง&lt;br/&gt;RECEIVE movement&lt;br/&gt;stock เพิ่มอัตโนมัติ"]</w:t>
      </w:r>
    </w:p>
    <w:p w14:paraId="7F9BB9F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 --&gt;|"บริการ (SERVICE)"| G["ยืนยันรับงาน&lt;br/&gt;(ไม่ตัด stock)"]</w:t>
      </w:r>
    </w:p>
    <w:p w14:paraId="143AF48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F --&gt; H["stock อัปเดต&lt;br/&gt;ทั้ง Product + Location"]</w:t>
      </w:r>
    </w:p>
    <w:p w14:paraId="34C346D8" w14:textId="77777777" w:rsidR="002D4FF8" w:rsidRDefault="002D4FF8">
      <w:pPr>
        <w:spacing w:after="0"/>
        <w:ind w:left="567"/>
      </w:pPr>
    </w:p>
    <w:p w14:paraId="42818C9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A fill:#3b82f6,color:#fff</w:t>
      </w:r>
    </w:p>
    <w:p w14:paraId="7EFC02B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B fill:#f59e0b,color:#fff</w:t>
      </w:r>
    </w:p>
    <w:p w14:paraId="2501936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C fill:#10b981,color:#fff</w:t>
      </w:r>
    </w:p>
    <w:p w14:paraId="4880BDB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F fill:#ef4444,color:#fff</w:t>
      </w:r>
    </w:p>
    <w:p w14:paraId="0DFC0E6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H fill:#8b5cf6,color:#fff</w:t>
      </w:r>
    </w:p>
    <w:p w14:paraId="19C01F04" w14:textId="77777777" w:rsidR="002D4FF8" w:rsidRDefault="00000000">
      <w:r>
        <w:rPr>
          <w:b/>
        </w:rPr>
        <w:t>สรุป:</w:t>
      </w:r>
      <w:r>
        <w:t xml:space="preserve"> Staff ขอซื้อ → หัวหน้าอนุมัติ → แปลงเป็นใบสั่งซื้อ → ของมา → กดรับของ → stock เพิ่มอัตโนมัติ</w:t>
      </w:r>
    </w:p>
    <w:p w14:paraId="7A72A162" w14:textId="77777777" w:rsidR="002D4FF8" w:rsidRDefault="00000000">
      <w:r>
        <w:t xml:space="preserve">PR มี 2 ประเภท: </w:t>
      </w:r>
      <w:r>
        <w:rPr>
          <w:b/>
        </w:rPr>
        <w:t>STANDARD</w:t>
      </w:r>
      <w:r>
        <w:t xml:space="preserve"> (ขอซื้อปกติ) และ </w:t>
      </w:r>
      <w:r>
        <w:rPr>
          <w:b/>
        </w:rPr>
        <w:t>BLANKET</w:t>
      </w:r>
      <w:r>
        <w:t xml:space="preserve"> (สัญญาซื้อระยะยาว มี validity period)</w:t>
      </w:r>
    </w:p>
    <w:p w14:paraId="1AA63101" w14:textId="77777777" w:rsidR="002D4FF8" w:rsidRDefault="00000000">
      <w:r>
        <w:t xml:space="preserve">แต่ละรายการใน PR ระบุ: </w:t>
      </w:r>
      <w:r>
        <w:rPr>
          <w:b/>
        </w:rPr>
        <w:t>GOODS</w:t>
      </w:r>
      <w:r>
        <w:t xml:space="preserve"> (สินค้า → รับเข้าคลัง) หรือ </w:t>
      </w:r>
      <w:r>
        <w:rPr>
          <w:b/>
        </w:rPr>
        <w:t>SERVICE</w:t>
      </w:r>
      <w:r>
        <w:t xml:space="preserve"> (บริการ → ยืนยันรับงาน ไม่มี stock)</w:t>
      </w:r>
    </w:p>
    <w:p w14:paraId="74B2A556" w14:textId="77777777" w:rsidR="002D4FF8" w:rsidRDefault="00000000">
      <w:r>
        <w:rPr>
          <w:b/>
        </w:rPr>
        <w:t>กฎสำคัญ:</w:t>
      </w:r>
      <w:r>
        <w:t xml:space="preserve"> PO ต้องมาจาก PR เท่านั้น, 1 PR = 1 PO, ทุก PR ต้องมี Cost Center + Cost Element</w:t>
      </w:r>
    </w:p>
    <w:p w14:paraId="047DDA5E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Flow นี้ถูกต้องไหม? มีอะไรอยากปรับไหม?</w:t>
      </w:r>
    </w:p>
    <w:p w14:paraId="6B2F0104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46F17D" w14:textId="77777777" w:rsidR="002D4FF8" w:rsidRDefault="00000000">
      <w:pPr>
        <w:pStyle w:val="Heading3"/>
      </w:pPr>
      <w:r>
        <w:t>Flow 2: คำนวณต้นทุนงาน (Job Costing — 4 องค์ประกอบ)</w:t>
      </w:r>
    </w:p>
    <w:p w14:paraId="0DAB05C8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7509741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flowchart TB</w:t>
      </w:r>
    </w:p>
    <w:p w14:paraId="06B682A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WO["Work Order&lt;br/&gt;(ใบสั่งงาน)&lt;br/&gt;สถานะ: OPEN"]</w:t>
      </w:r>
    </w:p>
    <w:p w14:paraId="22BFD9E0" w14:textId="77777777" w:rsidR="002D4FF8" w:rsidRDefault="002D4FF8">
      <w:pPr>
        <w:spacing w:after="0"/>
        <w:ind w:left="567"/>
      </w:pPr>
    </w:p>
    <w:p w14:paraId="3516349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"1. ค่าวัสดุ (Material Cost)"</w:t>
      </w:r>
    </w:p>
    <w:p w14:paraId="2FECC3B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M1["เบิกวัสดุ (CONSUME)&lt;br/&gt;จำนวน x ราคาต่อหน่วย"]</w:t>
      </w:r>
    </w:p>
    <w:p w14:paraId="291C760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M2["คืนวัสดุ (RETURN)&lt;br/&gt;จำนวน x ราคาต่อหน่วย"]</w:t>
      </w:r>
    </w:p>
    <w:p w14:paraId="43E7E53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MC["Material Cost&lt;br/&gt;= CONSUME - RETURN"]</w:t>
      </w:r>
    </w:p>
    <w:p w14:paraId="3252766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M1 --&gt; MC</w:t>
      </w:r>
    </w:p>
    <w:p w14:paraId="2095496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M2 --&gt; MC</w:t>
      </w:r>
    </w:p>
    <w:p w14:paraId="1A2EA5A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0A96B7D7" w14:textId="77777777" w:rsidR="002D4FF8" w:rsidRDefault="002D4FF8">
      <w:pPr>
        <w:spacing w:after="0"/>
        <w:ind w:left="567"/>
      </w:pPr>
    </w:p>
    <w:p w14:paraId="53176C5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"2. ค่าแรง (ManHour Cost)"</w:t>
      </w:r>
    </w:p>
    <w:p w14:paraId="44A489D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H1["พนักงานกรอก&lt;br/&gt;ชั่วโมงปกติ + OT"]</w:t>
      </w:r>
    </w:p>
    <w:p w14:paraId="7748F27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H2["Supervisor อนุมัติ"]</w:t>
      </w:r>
    </w:p>
    <w:p w14:paraId="4489C42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H3["HR Final Approve"]</w:t>
      </w:r>
    </w:p>
    <w:p w14:paraId="7435C8D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HC["ManHour Cost&lt;br/&gt;= (ปกติ + OT x Factor) x อัตรา"]</w:t>
      </w:r>
    </w:p>
    <w:p w14:paraId="4E66589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H1 --&gt; H2 --&gt; H3 --&gt; HC</w:t>
      </w:r>
    </w:p>
    <w:p w14:paraId="4762529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2206E5EA" w14:textId="77777777" w:rsidR="002D4FF8" w:rsidRDefault="002D4FF8">
      <w:pPr>
        <w:spacing w:after="0"/>
        <w:ind w:left="567"/>
      </w:pPr>
    </w:p>
    <w:p w14:paraId="7DAEF5E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"3. ค่าเครื่องมือ (Tools Recharge)"</w:t>
      </w:r>
    </w:p>
    <w:p w14:paraId="3C1DA6F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T1["Check-out เครื่องมือ"]</w:t>
      </w:r>
    </w:p>
    <w:p w14:paraId="589A529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T2["Check-in เครื่องมือ"]</w:t>
      </w:r>
    </w:p>
    <w:p w14:paraId="335EC83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TC["Tools Recharge&lt;br/&gt;= ชั่วโมงใช้งาน x อัตราบาท/ชม."]</w:t>
      </w:r>
    </w:p>
    <w:p w14:paraId="5634A92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T1 --&gt; T2 --&gt; TC</w:t>
      </w:r>
    </w:p>
    <w:p w14:paraId="3D49DA3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55464248" w14:textId="77777777" w:rsidR="002D4FF8" w:rsidRDefault="002D4FF8">
      <w:pPr>
        <w:spacing w:after="0"/>
        <w:ind w:left="567"/>
      </w:pPr>
    </w:p>
    <w:p w14:paraId="0369A21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"4. ค่าบริหาร (Admin Overhead)"</w:t>
      </w:r>
    </w:p>
    <w:p w14:paraId="067D2A3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OC["Overhead&lt;br/&gt;= ManHour Cost x Overhead Rate %&lt;br/&gt;(ต่อ Cost Center)"]</w:t>
      </w:r>
    </w:p>
    <w:p w14:paraId="0AC89D1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4D3EC4BB" w14:textId="77777777" w:rsidR="002D4FF8" w:rsidRDefault="002D4FF8">
      <w:pPr>
        <w:spacing w:after="0"/>
        <w:ind w:left="567"/>
      </w:pPr>
    </w:p>
    <w:p w14:paraId="7C0E2A2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WO --&gt; MC &amp; HC &amp; TC</w:t>
      </w:r>
    </w:p>
    <w:p w14:paraId="4674DDE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HC --&gt; OC</w:t>
      </w:r>
    </w:p>
    <w:p w14:paraId="0C72EEB9" w14:textId="77777777" w:rsidR="002D4FF8" w:rsidRDefault="002D4FF8">
      <w:pPr>
        <w:spacing w:after="0"/>
        <w:ind w:left="567"/>
      </w:pPr>
    </w:p>
    <w:p w14:paraId="303CDAF7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TOTAL["ต้นทุนรวม WO&lt;br/&gt;= Material + ManHour + Tools + Overhead"]</w:t>
      </w:r>
    </w:p>
    <w:p w14:paraId="29A9129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MC &amp; HC &amp; TC &amp; OC --&gt; TOTAL</w:t>
      </w:r>
    </w:p>
    <w:p w14:paraId="563A2089" w14:textId="77777777" w:rsidR="002D4FF8" w:rsidRDefault="002D4FF8">
      <w:pPr>
        <w:spacing w:after="0"/>
        <w:ind w:left="567"/>
      </w:pPr>
    </w:p>
    <w:p w14:paraId="0EFF1C2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WO fill:#3b82f6,color:#fff</w:t>
      </w:r>
    </w:p>
    <w:p w14:paraId="6BE7218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TOTAL fill:#ef4444,color:#fff</w:t>
      </w:r>
    </w:p>
    <w:p w14:paraId="1CFF69A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lastRenderedPageBreak/>
        <w:t xml:space="preserve">    style MC fill:#10b981,color:#fff</w:t>
      </w:r>
    </w:p>
    <w:p w14:paraId="0D850B8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HC fill:#f59e0b,color:#fff</w:t>
      </w:r>
    </w:p>
    <w:p w14:paraId="4417138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TC fill:#8b5cf6,color:#fff</w:t>
      </w:r>
    </w:p>
    <w:p w14:paraId="4455F13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OC fill:#ec4899,color:#fff</w:t>
      </w:r>
    </w:p>
    <w:p w14:paraId="3012F75D" w14:textId="77777777" w:rsidR="002D4FF8" w:rsidRDefault="00000000">
      <w:r>
        <w:rPr>
          <w:b/>
        </w:rPr>
        <w:t>สรุป:</w:t>
      </w:r>
      <w:r>
        <w:t xml:space="preserve"> ต้นทุนงาน = วัสดุ (เบิก-คืน) + แรงงาน (ชม. x อัตรา) + เครื่องมือ (ชม. x อัตรา) + ค่าบริหาร (% ของค่าแรง)</w:t>
      </w:r>
    </w:p>
    <w:p w14:paraId="62A86959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สูตร Job Costing ถูกต้องไหม? มี cost element อื่นที่ต้องเพิ่มไหม?</w:t>
      </w:r>
    </w:p>
    <w:p w14:paraId="71DE6EDE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503E4B" w14:textId="77777777" w:rsidR="002D4FF8" w:rsidRDefault="00000000">
      <w:pPr>
        <w:pStyle w:val="Heading3"/>
      </w:pPr>
      <w:r>
        <w:t>Flow 3: รายงานประจำวัน → Timesheet → Payroll</w:t>
      </w:r>
    </w:p>
    <w:p w14:paraId="0A72C8FF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70959AF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flowchart LR</w:t>
      </w:r>
    </w:p>
    <w:p w14:paraId="366664F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A["พนักงาน&lt;br/&gt;กรอกรายงาน&lt;br/&gt;ประจำวัน"] --&gt;|"Submit"| B["Supervisor&lt;br/&gt;ตรวจ + อนุมัติ"]</w:t>
      </w:r>
    </w:p>
    <w:p w14:paraId="113B7DB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B --&gt;|"Approve"| C["ระบบสร้าง&lt;br/&gt;WO Time Entry&lt;br/&gt;อัตโนมัติ"]</w:t>
      </w:r>
    </w:p>
    <w:p w14:paraId="3253B61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C --&gt; D["Timesheet&lt;br/&gt;รวมชั่วโมงต่อ WO"]</w:t>
      </w:r>
    </w:p>
    <w:p w14:paraId="507D88E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 --&gt;|"HR Final"| E["HR ยืนยัน&lt;br/&gt;(Final Approve)"]</w:t>
      </w:r>
    </w:p>
    <w:p w14:paraId="7AFA5CC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 --&gt; F["ระบบคำนวณ&lt;br/&gt;ManHour Cost&lt;br/&gt;เข้า WO"]</w:t>
      </w:r>
    </w:p>
    <w:p w14:paraId="71C76F4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 --&gt; G["Payroll&lt;br/&gt;สรุปเงินเดือน"]</w:t>
      </w:r>
    </w:p>
    <w:p w14:paraId="0B05D1CA" w14:textId="77777777" w:rsidR="002D4FF8" w:rsidRDefault="002D4FF8">
      <w:pPr>
        <w:spacing w:after="0"/>
        <w:ind w:left="567"/>
      </w:pPr>
    </w:p>
    <w:p w14:paraId="794DECC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A fill:#3b82f6,color:#fff</w:t>
      </w:r>
    </w:p>
    <w:p w14:paraId="3D806EB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B fill:#f59e0b,color:#fff</w:t>
      </w:r>
    </w:p>
    <w:p w14:paraId="032380B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E fill:#ef4444,color:#fff</w:t>
      </w:r>
    </w:p>
    <w:p w14:paraId="040D2B4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F fill:#10b981,color:#fff</w:t>
      </w:r>
    </w:p>
    <w:p w14:paraId="0842B50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G fill:#8b5cf6,color:#fff</w:t>
      </w:r>
    </w:p>
    <w:p w14:paraId="02281479" w14:textId="77777777" w:rsidR="002D4FF8" w:rsidRDefault="00000000">
      <w:r>
        <w:rPr>
          <w:b/>
        </w:rPr>
        <w:t>สรุป:</w:t>
      </w:r>
      <w:r>
        <w:t xml:space="preserve"> พนักงานกรอก → หัวหน้าอนุมัติ → สร้าง Timesheet อัตโนมัติ → HR ตรวจ → คำนวณต้นทุนแรงงาน + Payroll</w:t>
      </w:r>
    </w:p>
    <w:p w14:paraId="56A613FD" w14:textId="77777777" w:rsidR="002D4FF8" w:rsidRDefault="00000000">
      <w:r>
        <w:rPr>
          <w:b/>
        </w:rPr>
        <w:t>กฎสำคัญ:</w:t>
      </w:r>
      <w:r>
        <w:t xml:space="preserve"> 1 ชั่วโมง = 1 WO (ห้ามซ้อน), กรอกย้อนหลังได้ 7 วัน, OT Factor ≤ Max Ceiling</w:t>
      </w:r>
    </w:p>
    <w:p w14:paraId="3C59C664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Flow Timesheet/Payroll ถูกต้องไหม?</w:t>
      </w:r>
    </w:p>
    <w:p w14:paraId="5B1CC4B1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B29662" w14:textId="77777777" w:rsidR="002D4FF8" w:rsidRDefault="00000000">
      <w:pPr>
        <w:pStyle w:val="Heading3"/>
      </w:pPr>
      <w:r>
        <w:t>Flow 4: ใบเบิกของ (Stock Withdrawal Slip)</w:t>
      </w:r>
    </w:p>
    <w:p w14:paraId="534036DF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6185D9D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flowchart LR</w:t>
      </w:r>
    </w:p>
    <w:p w14:paraId="6703A66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A["เจ้าหน้าที่ Store&lt;br/&gt;สร้างใบเบิก&lt;br/&gt;(หลายรายการ)"] --&gt;|"บันทึก"| B["DRAFT&lt;br/&gt;(แก้ไขได้)"]</w:t>
      </w:r>
    </w:p>
    <w:p w14:paraId="1212F92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B --&gt;|"Submit"| C["PENDING&lt;br/&gt;(พร้อมจ่าย)"]</w:t>
      </w:r>
    </w:p>
    <w:p w14:paraId="7CED6186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C --&gt;|"Print"| D["พิมพ์ใบเบิก&lt;br/&gt;เตรียมของ"]</w:t>
      </w:r>
    </w:p>
    <w:p w14:paraId="39C3446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 --&gt; E["คนเบิก&lt;br/&gt;มารับ + เซ็นรับ"]</w:t>
      </w:r>
    </w:p>
    <w:p w14:paraId="1323B42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 --&gt; F["เจ้าหน้าที่กลับ&lt;br/&gt;กด Issue&lt;br/&gt;ปรับจำนวนจ่ายจริง"]</w:t>
      </w:r>
    </w:p>
    <w:p w14:paraId="5BC21CD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F --&gt;|"Issue"| G["ISSUED&lt;br/&gt;ระบบตัด stock&lt;br/&gt;ต่อรายการ"]</w:t>
      </w:r>
    </w:p>
    <w:p w14:paraId="40DA6A68" w14:textId="77777777" w:rsidR="002D4FF8" w:rsidRDefault="002D4FF8">
      <w:pPr>
        <w:spacing w:after="0"/>
        <w:ind w:left="567"/>
      </w:pPr>
    </w:p>
    <w:p w14:paraId="1630F7F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B -.-&gt;|"Cancel"| X["CANCELLED"]</w:t>
      </w:r>
    </w:p>
    <w:p w14:paraId="6FA6877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C -.-&gt;|"Cancel"| X</w:t>
      </w:r>
    </w:p>
    <w:p w14:paraId="62A6CE6B" w14:textId="77777777" w:rsidR="002D4FF8" w:rsidRDefault="002D4FF8">
      <w:pPr>
        <w:spacing w:after="0"/>
        <w:ind w:left="567"/>
      </w:pPr>
    </w:p>
    <w:p w14:paraId="3449CD17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A fill:#3b82f6,color:#fff</w:t>
      </w:r>
    </w:p>
    <w:p w14:paraId="0E4DCC9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C fill:#f59e0b,color:#fff</w:t>
      </w:r>
    </w:p>
    <w:p w14:paraId="59AF740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D fill:#8b5cf6,color:#fff</w:t>
      </w:r>
    </w:p>
    <w:p w14:paraId="3B033E4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G fill:#10b981,color:#fff</w:t>
      </w:r>
    </w:p>
    <w:p w14:paraId="067A29A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X fill:#6b7280,color:#fff</w:t>
      </w:r>
    </w:p>
    <w:p w14:paraId="179CB40D" w14:textId="77777777" w:rsidR="002D4FF8" w:rsidRDefault="00000000">
      <w:r>
        <w:t xml:space="preserve">มี 2 ประเภท: </w:t>
      </w:r>
      <w:r>
        <w:rPr>
          <w:b/>
        </w:rPr>
        <w:t>WO_CONSUME</w:t>
      </w:r>
      <w:r>
        <w:t xml:space="preserve"> (เบิกเข้า Work Order → สร้าง CONSUME movement) และ </w:t>
      </w:r>
      <w:r>
        <w:rPr>
          <w:b/>
        </w:rPr>
        <w:t>CC_ISSUE</w:t>
      </w:r>
      <w:r>
        <w:t xml:space="preserve"> (เบิกจ่ายตาม Cost Center → สร้าง ISSUE movement)</w:t>
      </w:r>
    </w:p>
    <w:p w14:paraId="71B41C07" w14:textId="77777777" w:rsidR="002D4FF8" w:rsidRDefault="00000000">
      <w:r>
        <w:t>จำนวนจ่ายจริง (issued_qty) อาจน้อยกว่าจำนวนขอ (quantity) ได้</w:t>
      </w:r>
    </w:p>
    <w:p w14:paraId="25A4396C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Flow ใบเบิกของถูกต้องไหม?</w:t>
      </w:r>
    </w:p>
    <w:p w14:paraId="283BA7E5" w14:textId="77777777" w:rsidR="002D4FF8" w:rsidRDefault="00000000">
      <w:pPr>
        <w:spacing w:before="120" w:after="120"/>
      </w:pPr>
      <w:r>
        <w:rPr>
          <w:color w:val="B4B4B4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A4D6DC" w14:textId="77777777" w:rsidR="002D4FF8" w:rsidRDefault="00000000">
      <w:pPr>
        <w:pStyle w:val="Heading3"/>
      </w:pPr>
      <w:r>
        <w:t>Flow 5: การเคลื่อนไหวสต็อก (6 ประเภท)</w:t>
      </w:r>
    </w:p>
    <w:p w14:paraId="35D36128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09430DF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flowchart TB</w:t>
      </w:r>
    </w:p>
    <w:p w14:paraId="6C7B1BF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"Stock เพิ่ม (+)"</w:t>
      </w:r>
    </w:p>
    <w:p w14:paraId="49ED844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R["RECEIVE&lt;br/&gt;รับเข้า&lt;br/&gt;(จาก GR/ซื้อ)"]</w:t>
      </w:r>
    </w:p>
    <w:p w14:paraId="37F8DA8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RT["RETURN&lt;br/&gt;คืนของจาก WO&lt;br/&gt;(stock เพิ่ม)"]</w:t>
      </w:r>
    </w:p>
    <w:p w14:paraId="60E47077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AI["ADJUST (INCREASE)&lt;br/&gt;ปรับเพิ่ม&lt;br/&gt;(Owner เท่านั้น)"]</w:t>
      </w:r>
    </w:p>
    <w:p w14:paraId="36BB760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50AA9FA3" w14:textId="77777777" w:rsidR="002D4FF8" w:rsidRDefault="002D4FF8">
      <w:pPr>
        <w:spacing w:after="0"/>
        <w:ind w:left="567"/>
      </w:pPr>
    </w:p>
    <w:p w14:paraId="3CBB0E8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"Stock ลด (-)"</w:t>
      </w:r>
    </w:p>
    <w:p w14:paraId="6F2A04F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I["ISSUE&lt;br/&gt;เบิกจ่ายตาม&lt;br/&gt;Cost Center"]</w:t>
      </w:r>
    </w:p>
    <w:p w14:paraId="3A0E994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C["CONSUME&lt;br/&gt;เบิกเข้า WO&lt;br/&gt;(ตัดเป็นต้นทุน)"]</w:t>
      </w:r>
    </w:p>
    <w:p w14:paraId="5D1C2A1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AD["ADJUST (DECREASE)&lt;br/&gt;ปรับลด&lt;br/&gt;(Owner เท่านั้น)"]</w:t>
      </w:r>
    </w:p>
    <w:p w14:paraId="1C88802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3BA8A43E" w14:textId="77777777" w:rsidR="002D4FF8" w:rsidRDefault="002D4FF8">
      <w:pPr>
        <w:spacing w:after="0"/>
        <w:ind w:left="567"/>
      </w:pPr>
    </w:p>
    <w:p w14:paraId="4FB1BD1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"Stock ไม่เปลี่ยน (0)"</w:t>
      </w:r>
    </w:p>
    <w:p w14:paraId="70AFB14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T["TRANSFER&lt;br/&gt;ย้ายตำแหน่ง&lt;br/&gt;(ต้นทาง → ปลายทาง)"]</w:t>
      </w:r>
    </w:p>
    <w:p w14:paraId="1F32060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5D1D3A30" w14:textId="77777777" w:rsidR="002D4FF8" w:rsidRDefault="002D4FF8">
      <w:pPr>
        <w:spacing w:after="0"/>
        <w:ind w:left="567"/>
      </w:pPr>
    </w:p>
    <w:p w14:paraId="454E3DD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STOCK["Product Stock&lt;br/&gt;(on_hand)"]</w:t>
      </w:r>
    </w:p>
    <w:p w14:paraId="65A8663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R &amp; RT &amp; AI --&gt;|"+qty"| STOCK</w:t>
      </w:r>
    </w:p>
    <w:p w14:paraId="0865E310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I &amp; C &amp; AD --&gt;|"-qty"| STOCK</w:t>
      </w:r>
    </w:p>
    <w:p w14:paraId="47C48E3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T --&gt;|"0"| STOCK</w:t>
      </w:r>
    </w:p>
    <w:p w14:paraId="5A8FBC2D" w14:textId="77777777" w:rsidR="002D4FF8" w:rsidRDefault="002D4FF8">
      <w:pPr>
        <w:spacing w:after="0"/>
        <w:ind w:left="567"/>
      </w:pPr>
    </w:p>
    <w:p w14:paraId="5732E40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R fill:#10b981,color:#fff</w:t>
      </w:r>
    </w:p>
    <w:p w14:paraId="5663175E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RT fill:#10b981,color:#fff</w:t>
      </w:r>
    </w:p>
    <w:p w14:paraId="328452C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AI fill:#10b981,color:#fff</w:t>
      </w:r>
    </w:p>
    <w:p w14:paraId="1968902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I fill:#ef4444,color:#fff</w:t>
      </w:r>
    </w:p>
    <w:p w14:paraId="5B6E3B2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C fill:#ef4444,color:#fff</w:t>
      </w:r>
    </w:p>
    <w:p w14:paraId="2EDFEFA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AD fill:#ef4444,color:#fff</w:t>
      </w:r>
    </w:p>
    <w:p w14:paraId="5FF8D09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T fill:#3b82f6,color:#fff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D4FF8" w14:paraId="42273BA7" w14:textId="77777777">
        <w:tc>
          <w:tcPr>
            <w:tcW w:w="2268" w:type="dxa"/>
            <w:shd w:val="clear" w:color="auto" w:fill="003366"/>
          </w:tcPr>
          <w:p w14:paraId="67685B7F" w14:textId="77777777" w:rsidR="002D4FF8" w:rsidRDefault="00000000">
            <w:r>
              <w:rPr>
                <w:b/>
                <w:color w:val="FFFFFF"/>
                <w:sz w:val="20"/>
              </w:rPr>
              <w:t>ประเภท</w:t>
            </w:r>
          </w:p>
        </w:tc>
        <w:tc>
          <w:tcPr>
            <w:tcW w:w="2268" w:type="dxa"/>
            <w:shd w:val="clear" w:color="auto" w:fill="003366"/>
          </w:tcPr>
          <w:p w14:paraId="298AFB05" w14:textId="77777777" w:rsidR="002D4FF8" w:rsidRDefault="00000000">
            <w:r>
              <w:rPr>
                <w:b/>
                <w:color w:val="FFFFFF"/>
                <w:sz w:val="20"/>
              </w:rPr>
              <w:t>ทิศทาง</w:t>
            </w:r>
          </w:p>
        </w:tc>
        <w:tc>
          <w:tcPr>
            <w:tcW w:w="2268" w:type="dxa"/>
            <w:shd w:val="clear" w:color="auto" w:fill="003366"/>
          </w:tcPr>
          <w:p w14:paraId="53CCA729" w14:textId="77777777" w:rsidR="002D4FF8" w:rsidRDefault="00000000">
            <w:r>
              <w:rPr>
                <w:b/>
                <w:color w:val="FFFFFF"/>
                <w:sz w:val="20"/>
              </w:rPr>
              <w:t>ต้องระบุ</w:t>
            </w:r>
          </w:p>
        </w:tc>
        <w:tc>
          <w:tcPr>
            <w:tcW w:w="2268" w:type="dxa"/>
            <w:shd w:val="clear" w:color="auto" w:fill="003366"/>
          </w:tcPr>
          <w:p w14:paraId="6D35C082" w14:textId="77777777" w:rsidR="002D4FF8" w:rsidRDefault="00000000">
            <w:r>
              <w:rPr>
                <w:b/>
                <w:color w:val="FFFFFF"/>
                <w:sz w:val="20"/>
              </w:rPr>
              <w:t>ใครทำได้</w:t>
            </w:r>
          </w:p>
        </w:tc>
      </w:tr>
      <w:tr w:rsidR="002D4FF8" w14:paraId="01180D15" w14:textId="77777777">
        <w:tc>
          <w:tcPr>
            <w:tcW w:w="2268" w:type="dxa"/>
            <w:shd w:val="clear" w:color="auto" w:fill="F0F4F8"/>
          </w:tcPr>
          <w:p w14:paraId="76285C64" w14:textId="77777777" w:rsidR="002D4FF8" w:rsidRDefault="00000000">
            <w:r>
              <w:rPr>
                <w:sz w:val="20"/>
              </w:rPr>
              <w:t>RECEIVE</w:t>
            </w:r>
          </w:p>
        </w:tc>
        <w:tc>
          <w:tcPr>
            <w:tcW w:w="2268" w:type="dxa"/>
            <w:shd w:val="clear" w:color="auto" w:fill="F0F4F8"/>
          </w:tcPr>
          <w:p w14:paraId="056D69A9" w14:textId="77777777" w:rsidR="002D4FF8" w:rsidRDefault="00000000">
            <w:r>
              <w:rPr>
                <w:sz w:val="20"/>
              </w:rPr>
              <w:t>+stock</w:t>
            </w:r>
          </w:p>
        </w:tc>
        <w:tc>
          <w:tcPr>
            <w:tcW w:w="2268" w:type="dxa"/>
            <w:shd w:val="clear" w:color="auto" w:fill="F0F4F8"/>
          </w:tcPr>
          <w:p w14:paraId="517B194A" w14:textId="77777777" w:rsidR="002D4FF8" w:rsidRDefault="00000000">
            <w:r>
              <w:rPr>
                <w:sz w:val="20"/>
              </w:rPr>
              <w:t>Product + จำนวน + ราคา</w:t>
            </w:r>
          </w:p>
        </w:tc>
        <w:tc>
          <w:tcPr>
            <w:tcW w:w="2268" w:type="dxa"/>
            <w:shd w:val="clear" w:color="auto" w:fill="F0F4F8"/>
          </w:tcPr>
          <w:p w14:paraId="7A85FBC1" w14:textId="77777777" w:rsidR="002D4FF8" w:rsidRDefault="00000000">
            <w:r>
              <w:rPr>
                <w:sz w:val="20"/>
              </w:rPr>
              <w:t>Staff+</w:t>
            </w:r>
          </w:p>
        </w:tc>
      </w:tr>
      <w:tr w:rsidR="002D4FF8" w14:paraId="20BE6865" w14:textId="77777777">
        <w:tc>
          <w:tcPr>
            <w:tcW w:w="2268" w:type="dxa"/>
          </w:tcPr>
          <w:p w14:paraId="12BA9CBF" w14:textId="77777777" w:rsidR="002D4FF8" w:rsidRDefault="00000000">
            <w:r>
              <w:rPr>
                <w:sz w:val="20"/>
              </w:rPr>
              <w:t>RETURN</w:t>
            </w:r>
          </w:p>
        </w:tc>
        <w:tc>
          <w:tcPr>
            <w:tcW w:w="2268" w:type="dxa"/>
          </w:tcPr>
          <w:p w14:paraId="1C1C151F" w14:textId="77777777" w:rsidR="002D4FF8" w:rsidRDefault="00000000">
            <w:r>
              <w:rPr>
                <w:sz w:val="20"/>
              </w:rPr>
              <w:t>+stock</w:t>
            </w:r>
          </w:p>
        </w:tc>
        <w:tc>
          <w:tcPr>
            <w:tcW w:w="2268" w:type="dxa"/>
          </w:tcPr>
          <w:p w14:paraId="7C62FB0C" w14:textId="77777777" w:rsidR="002D4FF8" w:rsidRDefault="00000000">
            <w:r>
              <w:rPr>
                <w:sz w:val="20"/>
              </w:rPr>
              <w:t>Work Order (OPEN) + Product (วัสดุ)</w:t>
            </w:r>
          </w:p>
        </w:tc>
        <w:tc>
          <w:tcPr>
            <w:tcW w:w="2268" w:type="dxa"/>
          </w:tcPr>
          <w:p w14:paraId="7C45E711" w14:textId="77777777" w:rsidR="002D4FF8" w:rsidRDefault="00000000">
            <w:r>
              <w:rPr>
                <w:sz w:val="20"/>
              </w:rPr>
              <w:t>Staff+</w:t>
            </w:r>
          </w:p>
        </w:tc>
      </w:tr>
      <w:tr w:rsidR="002D4FF8" w14:paraId="490927C2" w14:textId="77777777">
        <w:tc>
          <w:tcPr>
            <w:tcW w:w="2268" w:type="dxa"/>
            <w:shd w:val="clear" w:color="auto" w:fill="F0F4F8"/>
          </w:tcPr>
          <w:p w14:paraId="43B7AFDA" w14:textId="77777777" w:rsidR="002D4FF8" w:rsidRDefault="00000000">
            <w:r>
              <w:rPr>
                <w:sz w:val="20"/>
              </w:rPr>
              <w:t>ISSUE</w:t>
            </w:r>
          </w:p>
        </w:tc>
        <w:tc>
          <w:tcPr>
            <w:tcW w:w="2268" w:type="dxa"/>
            <w:shd w:val="clear" w:color="auto" w:fill="F0F4F8"/>
          </w:tcPr>
          <w:p w14:paraId="78E20AC5" w14:textId="77777777" w:rsidR="002D4FF8" w:rsidRDefault="00000000">
            <w:r>
              <w:rPr>
                <w:sz w:val="20"/>
              </w:rPr>
              <w:t>-stock</w:t>
            </w:r>
          </w:p>
        </w:tc>
        <w:tc>
          <w:tcPr>
            <w:tcW w:w="2268" w:type="dxa"/>
            <w:shd w:val="clear" w:color="auto" w:fill="F0F4F8"/>
          </w:tcPr>
          <w:p w14:paraId="12C419D6" w14:textId="77777777" w:rsidR="002D4FF8" w:rsidRDefault="00000000">
            <w:r>
              <w:rPr>
                <w:sz w:val="20"/>
              </w:rPr>
              <w:t>Cost Center + Product + จำนวน</w:t>
            </w:r>
          </w:p>
        </w:tc>
        <w:tc>
          <w:tcPr>
            <w:tcW w:w="2268" w:type="dxa"/>
            <w:shd w:val="clear" w:color="auto" w:fill="F0F4F8"/>
          </w:tcPr>
          <w:p w14:paraId="081FDA5F" w14:textId="77777777" w:rsidR="002D4FF8" w:rsidRDefault="00000000">
            <w:r>
              <w:rPr>
                <w:sz w:val="20"/>
              </w:rPr>
              <w:t>Staff+</w:t>
            </w:r>
          </w:p>
        </w:tc>
      </w:tr>
      <w:tr w:rsidR="002D4FF8" w14:paraId="2A0B2BCE" w14:textId="77777777">
        <w:tc>
          <w:tcPr>
            <w:tcW w:w="2268" w:type="dxa"/>
          </w:tcPr>
          <w:p w14:paraId="7F470E9F" w14:textId="77777777" w:rsidR="002D4FF8" w:rsidRDefault="00000000">
            <w:r>
              <w:rPr>
                <w:sz w:val="20"/>
              </w:rPr>
              <w:t>CONSUME</w:t>
            </w:r>
          </w:p>
        </w:tc>
        <w:tc>
          <w:tcPr>
            <w:tcW w:w="2268" w:type="dxa"/>
          </w:tcPr>
          <w:p w14:paraId="6408DF19" w14:textId="77777777" w:rsidR="002D4FF8" w:rsidRDefault="00000000">
            <w:r>
              <w:rPr>
                <w:sz w:val="20"/>
              </w:rPr>
              <w:t>-stock</w:t>
            </w:r>
          </w:p>
        </w:tc>
        <w:tc>
          <w:tcPr>
            <w:tcW w:w="2268" w:type="dxa"/>
          </w:tcPr>
          <w:p w14:paraId="4363AD4E" w14:textId="77777777" w:rsidR="002D4FF8" w:rsidRDefault="00000000">
            <w:r>
              <w:rPr>
                <w:sz w:val="20"/>
              </w:rPr>
              <w:t>Work Order (OPEN) + Product (วัสดุ)</w:t>
            </w:r>
          </w:p>
        </w:tc>
        <w:tc>
          <w:tcPr>
            <w:tcW w:w="2268" w:type="dxa"/>
          </w:tcPr>
          <w:p w14:paraId="61FC6067" w14:textId="77777777" w:rsidR="002D4FF8" w:rsidRDefault="00000000">
            <w:r>
              <w:rPr>
                <w:sz w:val="20"/>
              </w:rPr>
              <w:t>Staff+</w:t>
            </w:r>
          </w:p>
        </w:tc>
      </w:tr>
      <w:tr w:rsidR="002D4FF8" w14:paraId="666E81EC" w14:textId="77777777">
        <w:tc>
          <w:tcPr>
            <w:tcW w:w="2268" w:type="dxa"/>
            <w:shd w:val="clear" w:color="auto" w:fill="F0F4F8"/>
          </w:tcPr>
          <w:p w14:paraId="099C5641" w14:textId="77777777" w:rsidR="002D4FF8" w:rsidRDefault="00000000">
            <w:r>
              <w:rPr>
                <w:sz w:val="20"/>
              </w:rPr>
              <w:t>TRANSFER</w:t>
            </w:r>
          </w:p>
        </w:tc>
        <w:tc>
          <w:tcPr>
            <w:tcW w:w="2268" w:type="dxa"/>
            <w:shd w:val="clear" w:color="auto" w:fill="F0F4F8"/>
          </w:tcPr>
          <w:p w14:paraId="4DA5BBFA" w14:textId="77777777" w:rsidR="002D4FF8" w:rsidRDefault="00000000">
            <w:r>
              <w:rPr>
                <w:sz w:val="20"/>
              </w:rPr>
              <w:t>0</w:t>
            </w:r>
          </w:p>
        </w:tc>
        <w:tc>
          <w:tcPr>
            <w:tcW w:w="2268" w:type="dxa"/>
            <w:shd w:val="clear" w:color="auto" w:fill="F0F4F8"/>
          </w:tcPr>
          <w:p w14:paraId="6A2940C8" w14:textId="77777777" w:rsidR="002D4FF8" w:rsidRDefault="00000000">
            <w:r>
              <w:rPr>
                <w:sz w:val="20"/>
              </w:rPr>
              <w:t>ตำแหน่งต้นทาง + ปลายทาง (ต่างกัน)</w:t>
            </w:r>
          </w:p>
        </w:tc>
        <w:tc>
          <w:tcPr>
            <w:tcW w:w="2268" w:type="dxa"/>
            <w:shd w:val="clear" w:color="auto" w:fill="F0F4F8"/>
          </w:tcPr>
          <w:p w14:paraId="4BA72620" w14:textId="77777777" w:rsidR="002D4FF8" w:rsidRDefault="00000000">
            <w:r>
              <w:rPr>
                <w:sz w:val="20"/>
              </w:rPr>
              <w:t>Staff+</w:t>
            </w:r>
          </w:p>
        </w:tc>
      </w:tr>
      <w:tr w:rsidR="002D4FF8" w14:paraId="1562AF1E" w14:textId="77777777">
        <w:tc>
          <w:tcPr>
            <w:tcW w:w="2268" w:type="dxa"/>
          </w:tcPr>
          <w:p w14:paraId="387B34F1" w14:textId="77777777" w:rsidR="002D4FF8" w:rsidRDefault="00000000">
            <w:r>
              <w:rPr>
                <w:sz w:val="20"/>
              </w:rPr>
              <w:t>ADJUST</w:t>
            </w:r>
          </w:p>
        </w:tc>
        <w:tc>
          <w:tcPr>
            <w:tcW w:w="2268" w:type="dxa"/>
          </w:tcPr>
          <w:p w14:paraId="69AAE534" w14:textId="77777777" w:rsidR="002D4FF8" w:rsidRDefault="00000000">
            <w:r>
              <w:rPr>
                <w:sz w:val="20"/>
              </w:rPr>
              <w:t>+/-</w:t>
            </w:r>
          </w:p>
        </w:tc>
        <w:tc>
          <w:tcPr>
            <w:tcW w:w="2268" w:type="dxa"/>
          </w:tcPr>
          <w:p w14:paraId="5C27EC0F" w14:textId="77777777" w:rsidR="002D4FF8" w:rsidRDefault="00000000">
            <w:r>
              <w:rPr>
                <w:sz w:val="20"/>
              </w:rPr>
              <w:t>ทิศทาง (เพิ่ม/ลด) + Product + จำนวน</w:t>
            </w:r>
          </w:p>
        </w:tc>
        <w:tc>
          <w:tcPr>
            <w:tcW w:w="2268" w:type="dxa"/>
          </w:tcPr>
          <w:p w14:paraId="0297D212" w14:textId="77777777" w:rsidR="002D4FF8" w:rsidRDefault="00000000">
            <w:r>
              <w:rPr>
                <w:sz w:val="20"/>
              </w:rPr>
              <w:t>Owner เท่านั้น</w:t>
            </w:r>
          </w:p>
        </w:tc>
      </w:tr>
    </w:tbl>
    <w:p w14:paraId="05E4DCAF" w14:textId="77777777" w:rsidR="002D4FF8" w:rsidRDefault="002D4FF8"/>
    <w:p w14:paraId="37F2D455" w14:textId="77777777" w:rsidR="002D4FF8" w:rsidRDefault="00000000">
      <w:r>
        <w:t xml:space="preserve">กฎสำคัญ: Stock movements </w:t>
      </w:r>
      <w:r>
        <w:rPr>
          <w:b/>
        </w:rPr>
        <w:t>แก้ไขไม่ได้</w:t>
      </w:r>
      <w:r>
        <w:t xml:space="preserve"> (immutable) — ถ้าผิดต้องทำ </w:t>
      </w:r>
      <w:r>
        <w:rPr>
          <w:b/>
        </w:rPr>
        <w:t>REVERSAL</w:t>
      </w:r>
      <w:r>
        <w:t xml:space="preserve"> (กลับรายการ) เท่านั้น</w:t>
      </w:r>
    </w:p>
    <w:p w14:paraId="79C8818A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ประเภท Stock Movement ถูกต้องไหม? มีประเภทอื่นที่ต้องเพิ่มไหม?</w:t>
      </w:r>
    </w:p>
    <w:p w14:paraId="1C1E81F9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6CE43A" w14:textId="77777777" w:rsidR="002D4FF8" w:rsidRDefault="00000000">
      <w:pPr>
        <w:pStyle w:val="Heading2"/>
      </w:pPr>
      <w:r>
        <w:lastRenderedPageBreak/>
        <w:t>A7. สถานะเอกสาร</w:t>
      </w:r>
    </w:p>
    <w:p w14:paraId="417C7CCE" w14:textId="77777777" w:rsidR="002D4FF8" w:rsidRDefault="00000000">
      <w:pPr>
        <w:pStyle w:val="Heading3"/>
      </w:pPr>
      <w:r>
        <w:t>ตารางสรุป 10 ประเภท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1F5D3627" w14:textId="77777777">
        <w:tc>
          <w:tcPr>
            <w:tcW w:w="3024" w:type="dxa"/>
            <w:shd w:val="clear" w:color="auto" w:fill="003366"/>
          </w:tcPr>
          <w:p w14:paraId="5FCCCEB7" w14:textId="77777777" w:rsidR="002D4FF8" w:rsidRDefault="00000000">
            <w:r>
              <w:rPr>
                <w:b/>
                <w:color w:val="FFFFFF"/>
                <w:sz w:val="20"/>
              </w:rPr>
              <w:t>เอกสาร</w:t>
            </w:r>
          </w:p>
        </w:tc>
        <w:tc>
          <w:tcPr>
            <w:tcW w:w="3024" w:type="dxa"/>
            <w:shd w:val="clear" w:color="auto" w:fill="003366"/>
          </w:tcPr>
          <w:p w14:paraId="4F232130" w14:textId="77777777" w:rsidR="002D4FF8" w:rsidRDefault="00000000">
            <w:r>
              <w:rPr>
                <w:b/>
                <w:color w:val="FFFFFF"/>
                <w:sz w:val="20"/>
              </w:rPr>
              <w:t>สถานะที่เป็นไปได้</w:t>
            </w:r>
          </w:p>
        </w:tc>
        <w:tc>
          <w:tcPr>
            <w:tcW w:w="3024" w:type="dxa"/>
            <w:shd w:val="clear" w:color="auto" w:fill="003366"/>
          </w:tcPr>
          <w:p w14:paraId="11BD1F0F" w14:textId="77777777" w:rsidR="002D4FF8" w:rsidRDefault="00000000">
            <w:r>
              <w:rPr>
                <w:b/>
                <w:color w:val="FFFFFF"/>
                <w:sz w:val="20"/>
              </w:rPr>
              <w:t>ย้อนกลับได้ไหม</w:t>
            </w:r>
          </w:p>
        </w:tc>
      </w:tr>
      <w:tr w:rsidR="002D4FF8" w14:paraId="3C22365E" w14:textId="77777777">
        <w:tc>
          <w:tcPr>
            <w:tcW w:w="3024" w:type="dxa"/>
            <w:shd w:val="clear" w:color="auto" w:fill="F0F4F8"/>
          </w:tcPr>
          <w:p w14:paraId="55F33661" w14:textId="77777777" w:rsidR="002D4FF8" w:rsidRDefault="00000000">
            <w:r>
              <w:rPr>
                <w:sz w:val="20"/>
              </w:rPr>
              <w:t>Work Order</w:t>
            </w:r>
          </w:p>
        </w:tc>
        <w:tc>
          <w:tcPr>
            <w:tcW w:w="3024" w:type="dxa"/>
            <w:shd w:val="clear" w:color="auto" w:fill="F0F4F8"/>
          </w:tcPr>
          <w:p w14:paraId="6E7A1AA0" w14:textId="77777777" w:rsidR="002D4FF8" w:rsidRDefault="00000000">
            <w:r>
              <w:rPr>
                <w:sz w:val="20"/>
              </w:rPr>
              <w:t>DRAFT → OPEN → CLOSED</w:t>
            </w:r>
          </w:p>
        </w:tc>
        <w:tc>
          <w:tcPr>
            <w:tcW w:w="3024" w:type="dxa"/>
            <w:shd w:val="clear" w:color="auto" w:fill="F0F4F8"/>
          </w:tcPr>
          <w:p w14:paraId="5D5C61D6" w14:textId="77777777" w:rsidR="002D4FF8" w:rsidRDefault="00000000">
            <w:r>
              <w:rPr>
                <w:sz w:val="20"/>
              </w:rPr>
              <w:t>❌ ห้ามย้อน</w:t>
            </w:r>
          </w:p>
        </w:tc>
      </w:tr>
      <w:tr w:rsidR="002D4FF8" w14:paraId="0F462F3E" w14:textId="77777777">
        <w:tc>
          <w:tcPr>
            <w:tcW w:w="3024" w:type="dxa"/>
          </w:tcPr>
          <w:p w14:paraId="078C9602" w14:textId="77777777" w:rsidR="002D4FF8" w:rsidRDefault="00000000">
            <w:r>
              <w:rPr>
                <w:sz w:val="20"/>
              </w:rPr>
              <w:t>PR (ใบขอซื้อ)</w:t>
            </w:r>
          </w:p>
        </w:tc>
        <w:tc>
          <w:tcPr>
            <w:tcW w:w="3024" w:type="dxa"/>
          </w:tcPr>
          <w:p w14:paraId="376386BF" w14:textId="77777777" w:rsidR="002D4FF8" w:rsidRDefault="00000000">
            <w:r>
              <w:rPr>
                <w:sz w:val="20"/>
              </w:rPr>
              <w:t>DRAFT → SUBMITTED → APPROVED → PO_CREATED (+ REJECTED / CANCELLED)</w:t>
            </w:r>
          </w:p>
        </w:tc>
        <w:tc>
          <w:tcPr>
            <w:tcW w:w="3024" w:type="dxa"/>
          </w:tcPr>
          <w:p w14:paraId="003513D3" w14:textId="77777777" w:rsidR="002D4FF8" w:rsidRDefault="00000000">
            <w:r>
              <w:rPr>
                <w:sz w:val="20"/>
              </w:rPr>
              <w:t>REJECTED กลับแก้ไขได้</w:t>
            </w:r>
          </w:p>
        </w:tc>
      </w:tr>
      <w:tr w:rsidR="002D4FF8" w14:paraId="5493FD77" w14:textId="77777777">
        <w:tc>
          <w:tcPr>
            <w:tcW w:w="3024" w:type="dxa"/>
            <w:shd w:val="clear" w:color="auto" w:fill="F0F4F8"/>
          </w:tcPr>
          <w:p w14:paraId="128F09BC" w14:textId="77777777" w:rsidR="002D4FF8" w:rsidRDefault="00000000">
            <w:r>
              <w:rPr>
                <w:sz w:val="20"/>
              </w:rPr>
              <w:t>PO (ใบสั่งซื้อ)</w:t>
            </w:r>
          </w:p>
        </w:tc>
        <w:tc>
          <w:tcPr>
            <w:tcW w:w="3024" w:type="dxa"/>
            <w:shd w:val="clear" w:color="auto" w:fill="F0F4F8"/>
          </w:tcPr>
          <w:p w14:paraId="14753996" w14:textId="77777777" w:rsidR="002D4FF8" w:rsidRDefault="00000000">
            <w:r>
              <w:rPr>
                <w:sz w:val="20"/>
              </w:rPr>
              <w:t>APPROVED → PARTIAL → RECEIVED (+ CANCELLED)</w:t>
            </w:r>
          </w:p>
        </w:tc>
        <w:tc>
          <w:tcPr>
            <w:tcW w:w="3024" w:type="dxa"/>
            <w:shd w:val="clear" w:color="auto" w:fill="F0F4F8"/>
          </w:tcPr>
          <w:p w14:paraId="702EF5AE" w14:textId="77777777" w:rsidR="002D4FF8" w:rsidRDefault="00000000">
            <w:r>
              <w:rPr>
                <w:sz w:val="20"/>
              </w:rPr>
              <w:t>❌</w:t>
            </w:r>
          </w:p>
        </w:tc>
      </w:tr>
      <w:tr w:rsidR="002D4FF8" w14:paraId="66990E9B" w14:textId="77777777">
        <w:tc>
          <w:tcPr>
            <w:tcW w:w="3024" w:type="dxa"/>
          </w:tcPr>
          <w:p w14:paraId="4C6FA7CE" w14:textId="77777777" w:rsidR="002D4FF8" w:rsidRDefault="00000000">
            <w:r>
              <w:rPr>
                <w:sz w:val="20"/>
              </w:rPr>
              <w:t>SO (ใบสั่งขาย)</w:t>
            </w:r>
          </w:p>
        </w:tc>
        <w:tc>
          <w:tcPr>
            <w:tcW w:w="3024" w:type="dxa"/>
          </w:tcPr>
          <w:p w14:paraId="7285610D" w14:textId="77777777" w:rsidR="002D4FF8" w:rsidRDefault="00000000">
            <w:r>
              <w:rPr>
                <w:sz w:val="20"/>
              </w:rPr>
              <w:t>DRAFT → SUBMITTED → APPROVED → IN_PROGRESS → COMPLETED (+ REJECTED / CANCELLED)</w:t>
            </w:r>
          </w:p>
        </w:tc>
        <w:tc>
          <w:tcPr>
            <w:tcW w:w="3024" w:type="dxa"/>
          </w:tcPr>
          <w:p w14:paraId="01E91A0D" w14:textId="77777777" w:rsidR="002D4FF8" w:rsidRDefault="00000000">
            <w:r>
              <w:rPr>
                <w:sz w:val="20"/>
              </w:rPr>
              <w:t>❌</w:t>
            </w:r>
          </w:p>
        </w:tc>
      </w:tr>
      <w:tr w:rsidR="002D4FF8" w14:paraId="51F2E289" w14:textId="77777777">
        <w:tc>
          <w:tcPr>
            <w:tcW w:w="3024" w:type="dxa"/>
            <w:shd w:val="clear" w:color="auto" w:fill="F0F4F8"/>
          </w:tcPr>
          <w:p w14:paraId="18D23EC2" w14:textId="77777777" w:rsidR="002D4FF8" w:rsidRDefault="00000000">
            <w:r>
              <w:rPr>
                <w:sz w:val="20"/>
              </w:rPr>
              <w:t>Timesheet</w:t>
            </w:r>
          </w:p>
        </w:tc>
        <w:tc>
          <w:tcPr>
            <w:tcW w:w="3024" w:type="dxa"/>
            <w:shd w:val="clear" w:color="auto" w:fill="F0F4F8"/>
          </w:tcPr>
          <w:p w14:paraId="54BE58EA" w14:textId="77777777" w:rsidR="002D4FF8" w:rsidRDefault="00000000">
            <w:r>
              <w:rPr>
                <w:sz w:val="20"/>
              </w:rPr>
              <w:t>DRAFT → SUBMITTED → APPROVED → FINAL (+ REJECTED)</w:t>
            </w:r>
          </w:p>
        </w:tc>
        <w:tc>
          <w:tcPr>
            <w:tcW w:w="3024" w:type="dxa"/>
            <w:shd w:val="clear" w:color="auto" w:fill="F0F4F8"/>
          </w:tcPr>
          <w:p w14:paraId="2565EAF1" w14:textId="77777777" w:rsidR="002D4FF8" w:rsidRDefault="00000000">
            <w:r>
              <w:rPr>
                <w:sz w:val="20"/>
              </w:rPr>
              <w:t>❌</w:t>
            </w:r>
          </w:p>
        </w:tc>
      </w:tr>
      <w:tr w:rsidR="002D4FF8" w14:paraId="22E88DCC" w14:textId="77777777">
        <w:tc>
          <w:tcPr>
            <w:tcW w:w="3024" w:type="dxa"/>
          </w:tcPr>
          <w:p w14:paraId="6DE98A71" w14:textId="77777777" w:rsidR="002D4FF8" w:rsidRDefault="00000000">
            <w:r>
              <w:rPr>
                <w:sz w:val="20"/>
              </w:rPr>
              <w:t>Leave (ใบลา)</w:t>
            </w:r>
          </w:p>
        </w:tc>
        <w:tc>
          <w:tcPr>
            <w:tcW w:w="3024" w:type="dxa"/>
          </w:tcPr>
          <w:p w14:paraId="337107BD" w14:textId="77777777" w:rsidR="002D4FF8" w:rsidRDefault="00000000">
            <w:r>
              <w:rPr>
                <w:sz w:val="20"/>
              </w:rPr>
              <w:t>PENDING → APPROVED / REJECTED</w:t>
            </w:r>
          </w:p>
        </w:tc>
        <w:tc>
          <w:tcPr>
            <w:tcW w:w="3024" w:type="dxa"/>
          </w:tcPr>
          <w:p w14:paraId="1242ACB6" w14:textId="77777777" w:rsidR="002D4FF8" w:rsidRDefault="00000000">
            <w:r>
              <w:rPr>
                <w:sz w:val="20"/>
              </w:rPr>
              <w:t>❌</w:t>
            </w:r>
          </w:p>
        </w:tc>
      </w:tr>
      <w:tr w:rsidR="002D4FF8" w14:paraId="435C33FA" w14:textId="77777777">
        <w:tc>
          <w:tcPr>
            <w:tcW w:w="3024" w:type="dxa"/>
            <w:shd w:val="clear" w:color="auto" w:fill="F0F4F8"/>
          </w:tcPr>
          <w:p w14:paraId="4E94901E" w14:textId="77777777" w:rsidR="002D4FF8" w:rsidRDefault="00000000">
            <w:r>
              <w:rPr>
                <w:sz w:val="20"/>
              </w:rPr>
              <w:t>Daily Work Report</w:t>
            </w:r>
          </w:p>
        </w:tc>
        <w:tc>
          <w:tcPr>
            <w:tcW w:w="3024" w:type="dxa"/>
            <w:shd w:val="clear" w:color="auto" w:fill="F0F4F8"/>
          </w:tcPr>
          <w:p w14:paraId="3469B3E7" w14:textId="77777777" w:rsidR="002D4FF8" w:rsidRDefault="00000000">
            <w:r>
              <w:rPr>
                <w:sz w:val="20"/>
              </w:rPr>
              <w:t>DRAFT → SUBMITTED → APPROVED / REJECTED</w:t>
            </w:r>
          </w:p>
        </w:tc>
        <w:tc>
          <w:tcPr>
            <w:tcW w:w="3024" w:type="dxa"/>
            <w:shd w:val="clear" w:color="auto" w:fill="F0F4F8"/>
          </w:tcPr>
          <w:p w14:paraId="56277910" w14:textId="77777777" w:rsidR="002D4FF8" w:rsidRDefault="00000000">
            <w:r>
              <w:rPr>
                <w:sz w:val="20"/>
              </w:rPr>
              <w:t>REJECTED → DRAFT ได้</w:t>
            </w:r>
          </w:p>
        </w:tc>
      </w:tr>
      <w:tr w:rsidR="002D4FF8" w14:paraId="0C82E9CC" w14:textId="77777777">
        <w:tc>
          <w:tcPr>
            <w:tcW w:w="3024" w:type="dxa"/>
          </w:tcPr>
          <w:p w14:paraId="4342DD81" w14:textId="77777777" w:rsidR="002D4FF8" w:rsidRDefault="00000000">
            <w:r>
              <w:rPr>
                <w:sz w:val="20"/>
              </w:rPr>
              <w:t>Withdrawal Slip</w:t>
            </w:r>
          </w:p>
        </w:tc>
        <w:tc>
          <w:tcPr>
            <w:tcW w:w="3024" w:type="dxa"/>
          </w:tcPr>
          <w:p w14:paraId="773875FA" w14:textId="77777777" w:rsidR="002D4FF8" w:rsidRDefault="00000000">
            <w:r>
              <w:rPr>
                <w:sz w:val="20"/>
              </w:rPr>
              <w:t>DRAFT → PENDING → ISSUED (+ CANCELLED)</w:t>
            </w:r>
          </w:p>
        </w:tc>
        <w:tc>
          <w:tcPr>
            <w:tcW w:w="3024" w:type="dxa"/>
          </w:tcPr>
          <w:p w14:paraId="4C12E909" w14:textId="77777777" w:rsidR="002D4FF8" w:rsidRDefault="00000000">
            <w:r>
              <w:rPr>
                <w:sz w:val="20"/>
              </w:rPr>
              <w:t>❌</w:t>
            </w:r>
          </w:p>
        </w:tc>
      </w:tr>
      <w:tr w:rsidR="002D4FF8" w14:paraId="49E08CA4" w14:textId="77777777">
        <w:tc>
          <w:tcPr>
            <w:tcW w:w="3024" w:type="dxa"/>
            <w:shd w:val="clear" w:color="auto" w:fill="F0F4F8"/>
          </w:tcPr>
          <w:p w14:paraId="154FDD53" w14:textId="77777777" w:rsidR="002D4FF8" w:rsidRDefault="00000000">
            <w:r>
              <w:rPr>
                <w:sz w:val="20"/>
              </w:rPr>
              <w:t>Tool</w:t>
            </w:r>
          </w:p>
        </w:tc>
        <w:tc>
          <w:tcPr>
            <w:tcW w:w="3024" w:type="dxa"/>
            <w:shd w:val="clear" w:color="auto" w:fill="F0F4F8"/>
          </w:tcPr>
          <w:p w14:paraId="33EA850E" w14:textId="77777777" w:rsidR="002D4FF8" w:rsidRDefault="00000000">
            <w:r>
              <w:rPr>
                <w:sz w:val="20"/>
              </w:rPr>
              <w:t>AVAILABLE ↔ CHECKED_OUT</w:t>
            </w:r>
          </w:p>
        </w:tc>
        <w:tc>
          <w:tcPr>
            <w:tcW w:w="3024" w:type="dxa"/>
            <w:shd w:val="clear" w:color="auto" w:fill="F0F4F8"/>
          </w:tcPr>
          <w:p w14:paraId="46FF4400" w14:textId="77777777" w:rsidR="002D4FF8" w:rsidRDefault="00000000">
            <w:r>
              <w:rPr>
                <w:sz w:val="20"/>
              </w:rPr>
              <w:t>✅ สลับได้</w:t>
            </w:r>
          </w:p>
        </w:tc>
      </w:tr>
      <w:tr w:rsidR="002D4FF8" w14:paraId="2E0C2653" w14:textId="77777777">
        <w:tc>
          <w:tcPr>
            <w:tcW w:w="3024" w:type="dxa"/>
          </w:tcPr>
          <w:p w14:paraId="468044D9" w14:textId="77777777" w:rsidR="002D4FF8" w:rsidRDefault="00000000">
            <w:r>
              <w:rPr>
                <w:sz w:val="20"/>
              </w:rPr>
              <w:t>Payroll</w:t>
            </w:r>
          </w:p>
        </w:tc>
        <w:tc>
          <w:tcPr>
            <w:tcW w:w="3024" w:type="dxa"/>
          </w:tcPr>
          <w:p w14:paraId="41DE076F" w14:textId="77777777" w:rsidR="002D4FF8" w:rsidRDefault="00000000">
            <w:r>
              <w:rPr>
                <w:sz w:val="20"/>
              </w:rPr>
              <w:t>DRAFT → FINAL</w:t>
            </w:r>
          </w:p>
        </w:tc>
        <w:tc>
          <w:tcPr>
            <w:tcW w:w="3024" w:type="dxa"/>
          </w:tcPr>
          <w:p w14:paraId="7DCFF58D" w14:textId="77777777" w:rsidR="002D4FF8" w:rsidRDefault="00000000">
            <w:r>
              <w:rPr>
                <w:sz w:val="20"/>
              </w:rPr>
              <w:t>❌</w:t>
            </w:r>
          </w:p>
        </w:tc>
      </w:tr>
    </w:tbl>
    <w:p w14:paraId="2326FA9F" w14:textId="77777777" w:rsidR="002D4FF8" w:rsidRDefault="002D4FF8"/>
    <w:p w14:paraId="29696FA5" w14:textId="77777777" w:rsidR="002D4FF8" w:rsidRDefault="00000000">
      <w:pPr>
        <w:pStyle w:val="Heading3"/>
      </w:pPr>
      <w:r>
        <w:t>State Diagrams (4 เอกสารหลัก)</w:t>
      </w:r>
    </w:p>
    <w:p w14:paraId="4CECC42A" w14:textId="77777777" w:rsidR="002D4FF8" w:rsidRDefault="00000000">
      <w:r>
        <w:rPr>
          <w:b/>
        </w:rPr>
        <w:t>Work Order:</w:t>
      </w:r>
    </w:p>
    <w:p w14:paraId="322E5414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365C4E6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stateDiagram-v2</w:t>
      </w:r>
    </w:p>
    <w:p w14:paraId="0E393FD5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[*] --&gt; DRAFT : สร้างใหม่</w:t>
      </w:r>
    </w:p>
    <w:p w14:paraId="4552838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DRAFT --&gt; OPEN : กด Open (เริ่มงาน)</w:t>
      </w:r>
    </w:p>
    <w:p w14:paraId="098BBD6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OPEN --&gt; CLOSED : กด Close (ปิดงาน)</w:t>
      </w:r>
    </w:p>
    <w:p w14:paraId="50ED4A6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note right of OPEN : เบิกวัสดุ, กรอกชั่วโมง, Check-out เครื่องมือ</w:t>
      </w:r>
    </w:p>
    <w:p w14:paraId="3A4CC157" w14:textId="77777777" w:rsidR="002D4FF8" w:rsidRDefault="00000000">
      <w:r>
        <w:rPr>
          <w:b/>
        </w:rPr>
        <w:t>Purchase Requisition:</w:t>
      </w:r>
    </w:p>
    <w:p w14:paraId="2DA1F19C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38BEC0B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stateDiagram-v2</w:t>
      </w:r>
    </w:p>
    <w:p w14:paraId="08F32A0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[*] --&gt; DRAFT : สร้างใหม่</w:t>
      </w:r>
    </w:p>
    <w:p w14:paraId="73A045A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DRAFT --&gt; SUBMITTED : Submit</w:t>
      </w:r>
    </w:p>
    <w:p w14:paraId="669DF6B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SUBMITTED --&gt; APPROVED : อนุมัติ</w:t>
      </w:r>
    </w:p>
    <w:p w14:paraId="550E572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SUBMITTED --&gt; REJECTED : ปฏิเสธ</w:t>
      </w:r>
    </w:p>
    <w:p w14:paraId="2231F4A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APPROVED --&gt; PO_CREATED : แปลงเป็น PO</w:t>
      </w:r>
    </w:p>
    <w:p w14:paraId="71840FD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DRAFT --&gt; CANCELLED : ยกเลิก</w:t>
      </w:r>
    </w:p>
    <w:p w14:paraId="7261D05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SUBMITTED --&gt; CANCELLED : ยกเลิก</w:t>
      </w:r>
    </w:p>
    <w:p w14:paraId="2D82EDBB" w14:textId="77777777" w:rsidR="002D4FF8" w:rsidRDefault="00000000">
      <w:r>
        <w:rPr>
          <w:b/>
        </w:rPr>
        <w:t>Withdrawal Slip:</w:t>
      </w:r>
    </w:p>
    <w:p w14:paraId="12E6DB1B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3D7048D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stateDiagram-v2</w:t>
      </w:r>
    </w:p>
    <w:p w14:paraId="17A641A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[*] --&gt; DRAFT : สร้างใบเบิก</w:t>
      </w:r>
    </w:p>
    <w:p w14:paraId="6030B72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DRAFT --&gt; PENDING : Submit (พร้อมจ่าย)</w:t>
      </w:r>
    </w:p>
    <w:p w14:paraId="47EFEC3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PENDING --&gt; ISSUED : Issue (จ่ายของ + ตัด stock)</w:t>
      </w:r>
    </w:p>
    <w:p w14:paraId="5A462D5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DRAFT --&gt; CANCELLED : ยกเลิก</w:t>
      </w:r>
    </w:p>
    <w:p w14:paraId="5146F66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PENDING --&gt; CANCELLED : ยกเลิก</w:t>
      </w:r>
    </w:p>
    <w:p w14:paraId="2A68321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lastRenderedPageBreak/>
        <w:t xml:space="preserve">    note right of ISSUED : แก้ไขไม่ได้ — ต้อง Reverse movement</w:t>
      </w:r>
    </w:p>
    <w:p w14:paraId="7A56D101" w14:textId="77777777" w:rsidR="002D4FF8" w:rsidRDefault="00000000">
      <w:r>
        <w:rPr>
          <w:b/>
        </w:rPr>
        <w:t>Timesheet:</w:t>
      </w:r>
    </w:p>
    <w:p w14:paraId="6F9D1117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77A597C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stateDiagram-v2</w:t>
      </w:r>
    </w:p>
    <w:p w14:paraId="26BC1026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[*] --&gt; DRAFT : กรอกชั่วโมง</w:t>
      </w:r>
    </w:p>
    <w:p w14:paraId="17C44278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DRAFT --&gt; SUBMITTED : Submit</w:t>
      </w:r>
    </w:p>
    <w:p w14:paraId="5F36C61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SUBMITTED --&gt; APPROVED : Supervisor อนุมัติ</w:t>
      </w:r>
    </w:p>
    <w:p w14:paraId="5359572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APPROVED --&gt; FINAL : HR Final Approve</w:t>
      </w:r>
    </w:p>
    <w:p w14:paraId="2571A9B2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note right of FINAL : คำนวณต้นทุนแรงงาน + เข้า Payroll</w:t>
      </w:r>
    </w:p>
    <w:p w14:paraId="1487D76D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สถานะเอกสารถูกต้องไหม? มี flow ไหนที่ต้องเปลี่ยนไหม?</w:t>
      </w:r>
    </w:p>
    <w:p w14:paraId="3A602832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F2D777" w14:textId="77777777" w:rsidR="002D4FF8" w:rsidRDefault="00000000">
      <w:pPr>
        <w:pStyle w:val="Heading2"/>
      </w:pPr>
      <w:r>
        <w:t>A8. แผนที่หน้าจอ + ภาพร่าง</w:t>
      </w:r>
    </w:p>
    <w:p w14:paraId="2040A6C8" w14:textId="77777777" w:rsidR="002D4FF8" w:rsidRDefault="00000000">
      <w:pPr>
        <w:pStyle w:val="Heading3"/>
      </w:pPr>
      <w:r>
        <w:t>Sidebar — 3 กลุ่ม</w:t>
      </w:r>
    </w:p>
    <w:p w14:paraId="6B4B031F" w14:textId="77777777" w:rsidR="002D4FF8" w:rsidRDefault="00000000">
      <w:r>
        <w:rPr>
          <w:b/>
        </w:rPr>
        <w:t>กลุ่ม 1: ของฉัน (ME)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605FFA84" w14:textId="77777777">
        <w:tc>
          <w:tcPr>
            <w:tcW w:w="3024" w:type="dxa"/>
            <w:shd w:val="clear" w:color="auto" w:fill="003366"/>
          </w:tcPr>
          <w:p w14:paraId="37C3AC81" w14:textId="77777777" w:rsidR="002D4FF8" w:rsidRDefault="00000000">
            <w:r>
              <w:rPr>
                <w:b/>
                <w:color w:val="FFFFFF"/>
                <w:sz w:val="20"/>
              </w:rPr>
              <w:t>เมนู</w:t>
            </w:r>
          </w:p>
        </w:tc>
        <w:tc>
          <w:tcPr>
            <w:tcW w:w="3024" w:type="dxa"/>
            <w:shd w:val="clear" w:color="auto" w:fill="003366"/>
          </w:tcPr>
          <w:p w14:paraId="68BDAE99" w14:textId="77777777" w:rsidR="002D4FF8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3024" w:type="dxa"/>
            <w:shd w:val="clear" w:color="auto" w:fill="003366"/>
          </w:tcPr>
          <w:p w14:paraId="4FE00656" w14:textId="77777777" w:rsidR="002D4FF8" w:rsidRDefault="00000000">
            <w:r>
              <w:rPr>
                <w:b/>
                <w:color w:val="FFFFFF"/>
                <w:sz w:val="20"/>
              </w:rPr>
              <w:t>แท็บย่อย</w:t>
            </w:r>
          </w:p>
        </w:tc>
      </w:tr>
      <w:tr w:rsidR="002D4FF8" w14:paraId="20C5FBDC" w14:textId="77777777">
        <w:tc>
          <w:tcPr>
            <w:tcW w:w="3024" w:type="dxa"/>
            <w:shd w:val="clear" w:color="auto" w:fill="F0F4F8"/>
          </w:tcPr>
          <w:p w14:paraId="5D1A7BA8" w14:textId="77777777" w:rsidR="002D4FF8" w:rsidRDefault="00000000">
            <w:r>
              <w:rPr>
                <w:sz w:val="20"/>
              </w:rPr>
              <w:t>ของฉัน</w:t>
            </w:r>
          </w:p>
        </w:tc>
        <w:tc>
          <w:tcPr>
            <w:tcW w:w="3024" w:type="dxa"/>
            <w:shd w:val="clear" w:color="auto" w:fill="F0F4F8"/>
          </w:tcPr>
          <w:p w14:paraId="5C06D6D6" w14:textId="77777777" w:rsidR="002D4FF8" w:rsidRDefault="00000000">
            <w:r>
              <w:rPr>
                <w:sz w:val="20"/>
              </w:rPr>
              <w:t>/me</w:t>
            </w:r>
          </w:p>
        </w:tc>
        <w:tc>
          <w:tcPr>
            <w:tcW w:w="3024" w:type="dxa"/>
            <w:shd w:val="clear" w:color="auto" w:fill="F0F4F8"/>
          </w:tcPr>
          <w:p w14:paraId="0D6CC4C9" w14:textId="77777777" w:rsidR="002D4FF8" w:rsidRDefault="00000000">
            <w:r>
              <w:rPr>
                <w:sz w:val="20"/>
              </w:rPr>
              <w:t>รายงานประจำวัน, ใบลา, Timesheet, งานของฉัน</w:t>
            </w:r>
          </w:p>
        </w:tc>
      </w:tr>
    </w:tbl>
    <w:p w14:paraId="665BDA2C" w14:textId="77777777" w:rsidR="002D4FF8" w:rsidRDefault="002D4FF8"/>
    <w:p w14:paraId="6CCDAD1D" w14:textId="77777777" w:rsidR="002D4FF8" w:rsidRDefault="00000000">
      <w:r>
        <w:rPr>
          <w:b/>
        </w:rPr>
        <w:t>กลุ่ม 2: อนุมัติ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6F76187E" w14:textId="77777777">
        <w:tc>
          <w:tcPr>
            <w:tcW w:w="3024" w:type="dxa"/>
            <w:shd w:val="clear" w:color="auto" w:fill="003366"/>
          </w:tcPr>
          <w:p w14:paraId="2977174A" w14:textId="77777777" w:rsidR="002D4FF8" w:rsidRDefault="00000000">
            <w:r>
              <w:rPr>
                <w:b/>
                <w:color w:val="FFFFFF"/>
                <w:sz w:val="20"/>
              </w:rPr>
              <w:t>เมนู</w:t>
            </w:r>
          </w:p>
        </w:tc>
        <w:tc>
          <w:tcPr>
            <w:tcW w:w="3024" w:type="dxa"/>
            <w:shd w:val="clear" w:color="auto" w:fill="003366"/>
          </w:tcPr>
          <w:p w14:paraId="58C53F22" w14:textId="77777777" w:rsidR="002D4FF8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3024" w:type="dxa"/>
            <w:shd w:val="clear" w:color="auto" w:fill="003366"/>
          </w:tcPr>
          <w:p w14:paraId="2213DF9C" w14:textId="77777777" w:rsidR="002D4FF8" w:rsidRDefault="00000000">
            <w:r>
              <w:rPr>
                <w:b/>
                <w:color w:val="FFFFFF"/>
                <w:sz w:val="20"/>
              </w:rPr>
              <w:t>แท็บย่อย</w:t>
            </w:r>
          </w:p>
        </w:tc>
      </w:tr>
      <w:tr w:rsidR="002D4FF8" w14:paraId="221CA35E" w14:textId="77777777">
        <w:tc>
          <w:tcPr>
            <w:tcW w:w="3024" w:type="dxa"/>
            <w:shd w:val="clear" w:color="auto" w:fill="F0F4F8"/>
          </w:tcPr>
          <w:p w14:paraId="20969C27" w14:textId="77777777" w:rsidR="002D4FF8" w:rsidRDefault="00000000">
            <w:r>
              <w:rPr>
                <w:sz w:val="20"/>
              </w:rPr>
              <w:t>อนุมัติ</w:t>
            </w:r>
          </w:p>
        </w:tc>
        <w:tc>
          <w:tcPr>
            <w:tcW w:w="3024" w:type="dxa"/>
            <w:shd w:val="clear" w:color="auto" w:fill="F0F4F8"/>
          </w:tcPr>
          <w:p w14:paraId="4CF139BE" w14:textId="77777777" w:rsidR="002D4FF8" w:rsidRDefault="00000000">
            <w:r>
              <w:rPr>
                <w:sz w:val="20"/>
              </w:rPr>
              <w:t>/approval</w:t>
            </w:r>
          </w:p>
        </w:tc>
        <w:tc>
          <w:tcPr>
            <w:tcW w:w="3024" w:type="dxa"/>
            <w:shd w:val="clear" w:color="auto" w:fill="F0F4F8"/>
          </w:tcPr>
          <w:p w14:paraId="5D4102FE" w14:textId="77777777" w:rsidR="002D4FF8" w:rsidRDefault="00000000">
            <w:r>
              <w:rPr>
                <w:sz w:val="20"/>
              </w:rPr>
              <w:t>รายงาน(N), PR(N), Timesheet(N), ลา(N), PO(N), SO(N)</w:t>
            </w:r>
          </w:p>
        </w:tc>
      </w:tr>
    </w:tbl>
    <w:p w14:paraId="3FB3FF80" w14:textId="77777777" w:rsidR="002D4FF8" w:rsidRDefault="002D4FF8"/>
    <w:p w14:paraId="775DADBC" w14:textId="77777777" w:rsidR="002D4FF8" w:rsidRDefault="00000000">
      <w:r>
        <w:rPr>
          <w:b/>
        </w:rPr>
        <w:t>กลุ่ม 3: ระบบงาน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32C4F151" w14:textId="77777777">
        <w:tc>
          <w:tcPr>
            <w:tcW w:w="3024" w:type="dxa"/>
            <w:shd w:val="clear" w:color="auto" w:fill="003366"/>
          </w:tcPr>
          <w:p w14:paraId="5FDEF623" w14:textId="77777777" w:rsidR="002D4FF8" w:rsidRDefault="00000000">
            <w:r>
              <w:rPr>
                <w:b/>
                <w:color w:val="FFFFFF"/>
                <w:sz w:val="20"/>
              </w:rPr>
              <w:t>เมนู</w:t>
            </w:r>
          </w:p>
        </w:tc>
        <w:tc>
          <w:tcPr>
            <w:tcW w:w="3024" w:type="dxa"/>
            <w:shd w:val="clear" w:color="auto" w:fill="003366"/>
          </w:tcPr>
          <w:p w14:paraId="07958BD6" w14:textId="77777777" w:rsidR="002D4FF8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3024" w:type="dxa"/>
            <w:shd w:val="clear" w:color="auto" w:fill="003366"/>
          </w:tcPr>
          <w:p w14:paraId="0F225288" w14:textId="77777777" w:rsidR="002D4FF8" w:rsidRDefault="00000000">
            <w:r>
              <w:rPr>
                <w:b/>
                <w:color w:val="FFFFFF"/>
                <w:sz w:val="20"/>
              </w:rPr>
              <w:t>แท็บย่อย</w:t>
            </w:r>
          </w:p>
        </w:tc>
      </w:tr>
      <w:tr w:rsidR="002D4FF8" w14:paraId="248A27FB" w14:textId="77777777">
        <w:tc>
          <w:tcPr>
            <w:tcW w:w="3024" w:type="dxa"/>
            <w:shd w:val="clear" w:color="auto" w:fill="F0F4F8"/>
          </w:tcPr>
          <w:p w14:paraId="486A75F6" w14:textId="77777777" w:rsidR="002D4FF8" w:rsidRDefault="00000000">
            <w:r>
              <w:rPr>
                <w:sz w:val="20"/>
              </w:rPr>
              <w:t>Dashboard</w:t>
            </w:r>
          </w:p>
        </w:tc>
        <w:tc>
          <w:tcPr>
            <w:tcW w:w="3024" w:type="dxa"/>
            <w:shd w:val="clear" w:color="auto" w:fill="F0F4F8"/>
          </w:tcPr>
          <w:p w14:paraId="373C276C" w14:textId="77777777" w:rsidR="002D4FF8" w:rsidRDefault="00000000">
            <w:r>
              <w:rPr>
                <w:sz w:val="20"/>
              </w:rPr>
              <w:t>/</w:t>
            </w:r>
          </w:p>
        </w:tc>
        <w:tc>
          <w:tcPr>
            <w:tcW w:w="3024" w:type="dxa"/>
            <w:shd w:val="clear" w:color="auto" w:fill="F0F4F8"/>
          </w:tcPr>
          <w:p w14:paraId="19C137E6" w14:textId="77777777" w:rsidR="002D4FF8" w:rsidRDefault="00000000">
            <w:r>
              <w:rPr>
                <w:sz w:val="20"/>
              </w:rPr>
              <w:t>— (stat cards + recent activity)</w:t>
            </w:r>
          </w:p>
        </w:tc>
      </w:tr>
      <w:tr w:rsidR="002D4FF8" w14:paraId="3BC072D3" w14:textId="77777777">
        <w:tc>
          <w:tcPr>
            <w:tcW w:w="3024" w:type="dxa"/>
          </w:tcPr>
          <w:p w14:paraId="632C8F37" w14:textId="77777777" w:rsidR="002D4FF8" w:rsidRDefault="00000000">
            <w:r>
              <w:rPr>
                <w:sz w:val="20"/>
              </w:rPr>
              <w:t>Supply Chain</w:t>
            </w:r>
          </w:p>
        </w:tc>
        <w:tc>
          <w:tcPr>
            <w:tcW w:w="3024" w:type="dxa"/>
          </w:tcPr>
          <w:p w14:paraId="3F7F1250" w14:textId="77777777" w:rsidR="002D4FF8" w:rsidRDefault="00000000">
            <w:r>
              <w:rPr>
                <w:sz w:val="20"/>
              </w:rPr>
              <w:t>/supply-chain</w:t>
            </w:r>
          </w:p>
        </w:tc>
        <w:tc>
          <w:tcPr>
            <w:tcW w:w="3024" w:type="dxa"/>
          </w:tcPr>
          <w:p w14:paraId="08EE5F08" w14:textId="77777777" w:rsidR="002D4FF8" w:rsidRDefault="00000000">
            <w:r>
              <w:rPr>
                <w:sz w:val="20"/>
              </w:rPr>
              <w:t>Inventory, Stock Movements, Warehouse, Locations, เครื่องมือ, ใบเบิกของ</w:t>
            </w:r>
          </w:p>
        </w:tc>
      </w:tr>
      <w:tr w:rsidR="002D4FF8" w14:paraId="233AC633" w14:textId="77777777">
        <w:tc>
          <w:tcPr>
            <w:tcW w:w="3024" w:type="dxa"/>
            <w:shd w:val="clear" w:color="auto" w:fill="F0F4F8"/>
          </w:tcPr>
          <w:p w14:paraId="6101D5FA" w14:textId="77777777" w:rsidR="002D4FF8" w:rsidRDefault="00000000">
            <w:r>
              <w:rPr>
                <w:sz w:val="20"/>
              </w:rPr>
              <w:t>Work Orders</w:t>
            </w:r>
          </w:p>
        </w:tc>
        <w:tc>
          <w:tcPr>
            <w:tcW w:w="3024" w:type="dxa"/>
            <w:shd w:val="clear" w:color="auto" w:fill="F0F4F8"/>
          </w:tcPr>
          <w:p w14:paraId="1E7AC30C" w14:textId="77777777" w:rsidR="002D4FF8" w:rsidRDefault="00000000">
            <w:r>
              <w:rPr>
                <w:sz w:val="20"/>
              </w:rPr>
              <w:t>/work-orders</w:t>
            </w:r>
          </w:p>
        </w:tc>
        <w:tc>
          <w:tcPr>
            <w:tcW w:w="3024" w:type="dxa"/>
            <w:shd w:val="clear" w:color="auto" w:fill="F0F4F8"/>
          </w:tcPr>
          <w:p w14:paraId="66995410" w14:textId="77777777" w:rsidR="002D4FF8" w:rsidRDefault="00000000">
            <w:r>
              <w:rPr>
                <w:sz w:val="20"/>
              </w:rPr>
              <w:t>— (list + detail page)</w:t>
            </w:r>
          </w:p>
        </w:tc>
      </w:tr>
      <w:tr w:rsidR="002D4FF8" w14:paraId="59C2D595" w14:textId="77777777">
        <w:tc>
          <w:tcPr>
            <w:tcW w:w="3024" w:type="dxa"/>
          </w:tcPr>
          <w:p w14:paraId="20D26AF2" w14:textId="77777777" w:rsidR="002D4FF8" w:rsidRDefault="00000000">
            <w:r>
              <w:rPr>
                <w:sz w:val="20"/>
              </w:rPr>
              <w:t>Purchasing</w:t>
            </w:r>
          </w:p>
        </w:tc>
        <w:tc>
          <w:tcPr>
            <w:tcW w:w="3024" w:type="dxa"/>
          </w:tcPr>
          <w:p w14:paraId="435D8647" w14:textId="77777777" w:rsidR="002D4FF8" w:rsidRDefault="00000000">
            <w:r>
              <w:rPr>
                <w:sz w:val="20"/>
              </w:rPr>
              <w:t>/purchasing</w:t>
            </w:r>
          </w:p>
        </w:tc>
        <w:tc>
          <w:tcPr>
            <w:tcW w:w="3024" w:type="dxa"/>
          </w:tcPr>
          <w:p w14:paraId="75F52CC1" w14:textId="77777777" w:rsidR="002D4FF8" w:rsidRDefault="00000000">
            <w:r>
              <w:rPr>
                <w:sz w:val="20"/>
              </w:rPr>
              <w:t>ใบขอซื้อ (PR), ใบสั่งซื้อ (PO)</w:t>
            </w:r>
          </w:p>
        </w:tc>
      </w:tr>
      <w:tr w:rsidR="002D4FF8" w14:paraId="28C68DDB" w14:textId="77777777">
        <w:tc>
          <w:tcPr>
            <w:tcW w:w="3024" w:type="dxa"/>
            <w:shd w:val="clear" w:color="auto" w:fill="F0F4F8"/>
          </w:tcPr>
          <w:p w14:paraId="22889D82" w14:textId="77777777" w:rsidR="002D4FF8" w:rsidRDefault="00000000">
            <w:r>
              <w:rPr>
                <w:sz w:val="20"/>
              </w:rPr>
              <w:t>Sales</w:t>
            </w:r>
          </w:p>
        </w:tc>
        <w:tc>
          <w:tcPr>
            <w:tcW w:w="3024" w:type="dxa"/>
            <w:shd w:val="clear" w:color="auto" w:fill="F0F4F8"/>
          </w:tcPr>
          <w:p w14:paraId="6E0F38AD" w14:textId="77777777" w:rsidR="002D4FF8" w:rsidRDefault="00000000">
            <w:r>
              <w:rPr>
                <w:sz w:val="20"/>
              </w:rPr>
              <w:t>/sales</w:t>
            </w:r>
          </w:p>
        </w:tc>
        <w:tc>
          <w:tcPr>
            <w:tcW w:w="3024" w:type="dxa"/>
            <w:shd w:val="clear" w:color="auto" w:fill="F0F4F8"/>
          </w:tcPr>
          <w:p w14:paraId="58FE2461" w14:textId="77777777" w:rsidR="002D4FF8" w:rsidRDefault="00000000">
            <w:r>
              <w:rPr>
                <w:sz w:val="20"/>
              </w:rPr>
              <w:t>— (list + detail page)</w:t>
            </w:r>
          </w:p>
        </w:tc>
      </w:tr>
      <w:tr w:rsidR="002D4FF8" w14:paraId="6FC45233" w14:textId="77777777">
        <w:tc>
          <w:tcPr>
            <w:tcW w:w="3024" w:type="dxa"/>
          </w:tcPr>
          <w:p w14:paraId="643CE49F" w14:textId="77777777" w:rsidR="002D4FF8" w:rsidRDefault="00000000">
            <w:r>
              <w:rPr>
                <w:sz w:val="20"/>
              </w:rPr>
              <w:t>HR</w:t>
            </w:r>
          </w:p>
        </w:tc>
        <w:tc>
          <w:tcPr>
            <w:tcW w:w="3024" w:type="dxa"/>
          </w:tcPr>
          <w:p w14:paraId="0F1B8E58" w14:textId="77777777" w:rsidR="002D4FF8" w:rsidRDefault="00000000">
            <w:r>
              <w:rPr>
                <w:sz w:val="20"/>
              </w:rPr>
              <w:t>/hr</w:t>
            </w:r>
          </w:p>
        </w:tc>
        <w:tc>
          <w:tcPr>
            <w:tcW w:w="3024" w:type="dxa"/>
          </w:tcPr>
          <w:p w14:paraId="2F306CA2" w14:textId="77777777" w:rsidR="002D4FF8" w:rsidRDefault="00000000">
            <w:r>
              <w:rPr>
                <w:sz w:val="20"/>
              </w:rPr>
              <w:t>พนักงาน, Timesheet, กรอกชั่วโมง WO, Standard Timesheet, ลาหยุด, โควต้าลา, Payroll, ตารางกะ, อนุมัติรายงาน</w:t>
            </w:r>
          </w:p>
        </w:tc>
      </w:tr>
      <w:tr w:rsidR="002D4FF8" w14:paraId="24263E53" w14:textId="77777777">
        <w:tc>
          <w:tcPr>
            <w:tcW w:w="3024" w:type="dxa"/>
            <w:shd w:val="clear" w:color="auto" w:fill="F0F4F8"/>
          </w:tcPr>
          <w:p w14:paraId="59925614" w14:textId="77777777" w:rsidR="002D4FF8" w:rsidRDefault="00000000">
            <w:r>
              <w:rPr>
                <w:sz w:val="20"/>
              </w:rPr>
              <w:t>Customer</w:t>
            </w:r>
          </w:p>
        </w:tc>
        <w:tc>
          <w:tcPr>
            <w:tcW w:w="3024" w:type="dxa"/>
            <w:shd w:val="clear" w:color="auto" w:fill="F0F4F8"/>
          </w:tcPr>
          <w:p w14:paraId="5DFD184D" w14:textId="77777777" w:rsidR="002D4FF8" w:rsidRDefault="00000000">
            <w:r>
              <w:rPr>
                <w:sz w:val="20"/>
              </w:rPr>
              <w:t>/customers</w:t>
            </w:r>
          </w:p>
        </w:tc>
        <w:tc>
          <w:tcPr>
            <w:tcW w:w="3024" w:type="dxa"/>
            <w:shd w:val="clear" w:color="auto" w:fill="F0F4F8"/>
          </w:tcPr>
          <w:p w14:paraId="519A3669" w14:textId="77777777" w:rsidR="002D4FF8" w:rsidRDefault="00000000">
            <w:r>
              <w:rPr>
                <w:sz w:val="20"/>
              </w:rPr>
              <w:t>— (list)</w:t>
            </w:r>
          </w:p>
        </w:tc>
      </w:tr>
      <w:tr w:rsidR="002D4FF8" w14:paraId="32A33C5B" w14:textId="77777777">
        <w:tc>
          <w:tcPr>
            <w:tcW w:w="3024" w:type="dxa"/>
          </w:tcPr>
          <w:p w14:paraId="6A31CA5F" w14:textId="77777777" w:rsidR="002D4FF8" w:rsidRDefault="00000000">
            <w:r>
              <w:rPr>
                <w:sz w:val="20"/>
              </w:rPr>
              <w:t>Planning</w:t>
            </w:r>
          </w:p>
        </w:tc>
        <w:tc>
          <w:tcPr>
            <w:tcW w:w="3024" w:type="dxa"/>
          </w:tcPr>
          <w:p w14:paraId="132D7EA6" w14:textId="77777777" w:rsidR="002D4FF8" w:rsidRDefault="00000000">
            <w:r>
              <w:rPr>
                <w:sz w:val="20"/>
              </w:rPr>
              <w:t>/planning</w:t>
            </w:r>
          </w:p>
        </w:tc>
        <w:tc>
          <w:tcPr>
            <w:tcW w:w="3024" w:type="dxa"/>
          </w:tcPr>
          <w:p w14:paraId="53605B81" w14:textId="77777777" w:rsidR="002D4FF8" w:rsidRDefault="00000000">
            <w:r>
              <w:rPr>
                <w:sz w:val="20"/>
              </w:rPr>
              <w:t>Daily Plan, Reservation</w:t>
            </w:r>
          </w:p>
        </w:tc>
      </w:tr>
      <w:tr w:rsidR="002D4FF8" w14:paraId="1E9DF603" w14:textId="77777777">
        <w:tc>
          <w:tcPr>
            <w:tcW w:w="3024" w:type="dxa"/>
            <w:shd w:val="clear" w:color="auto" w:fill="F0F4F8"/>
          </w:tcPr>
          <w:p w14:paraId="3B4F3664" w14:textId="77777777" w:rsidR="002D4FF8" w:rsidRDefault="00000000">
            <w:r>
              <w:rPr>
                <w:sz w:val="20"/>
              </w:rPr>
              <w:t>Master Data</w:t>
            </w:r>
          </w:p>
        </w:tc>
        <w:tc>
          <w:tcPr>
            <w:tcW w:w="3024" w:type="dxa"/>
            <w:shd w:val="clear" w:color="auto" w:fill="F0F4F8"/>
          </w:tcPr>
          <w:p w14:paraId="68E6712B" w14:textId="77777777" w:rsidR="002D4FF8" w:rsidRDefault="00000000">
            <w:r>
              <w:rPr>
                <w:sz w:val="20"/>
              </w:rPr>
              <w:t>/master</w:t>
            </w:r>
          </w:p>
        </w:tc>
        <w:tc>
          <w:tcPr>
            <w:tcW w:w="3024" w:type="dxa"/>
            <w:shd w:val="clear" w:color="auto" w:fill="F0F4F8"/>
          </w:tcPr>
          <w:p w14:paraId="6B906C77" w14:textId="77777777" w:rsidR="002D4FF8" w:rsidRDefault="00000000">
            <w:r>
              <w:rPr>
                <w:sz w:val="20"/>
              </w:rPr>
              <w:t>แผนก, Cost Center, Cost Element, ประเภท OT, ประเภทลา, ประเภทกะ, ตารางกะ, ซัพพลายเออร์</w:t>
            </w:r>
          </w:p>
        </w:tc>
      </w:tr>
      <w:tr w:rsidR="002D4FF8" w14:paraId="0F1C9A79" w14:textId="77777777">
        <w:tc>
          <w:tcPr>
            <w:tcW w:w="3024" w:type="dxa"/>
          </w:tcPr>
          <w:p w14:paraId="2CF39068" w14:textId="77777777" w:rsidR="002D4FF8" w:rsidRDefault="00000000">
            <w:r>
              <w:rPr>
                <w:sz w:val="20"/>
              </w:rPr>
              <w:t>Finance</w:t>
            </w:r>
          </w:p>
        </w:tc>
        <w:tc>
          <w:tcPr>
            <w:tcW w:w="3024" w:type="dxa"/>
          </w:tcPr>
          <w:p w14:paraId="16F7ABEB" w14:textId="77777777" w:rsidR="002D4FF8" w:rsidRDefault="00000000">
            <w:r>
              <w:rPr>
                <w:sz w:val="20"/>
              </w:rPr>
              <w:t>/finance</w:t>
            </w:r>
          </w:p>
        </w:tc>
        <w:tc>
          <w:tcPr>
            <w:tcW w:w="3024" w:type="dxa"/>
          </w:tcPr>
          <w:p w14:paraId="368B0A72" w14:textId="77777777" w:rsidR="002D4FF8" w:rsidRDefault="00000000">
            <w:r>
              <w:rPr>
                <w:sz w:val="20"/>
              </w:rPr>
              <w:t>— (summary report)</w:t>
            </w:r>
          </w:p>
        </w:tc>
      </w:tr>
      <w:tr w:rsidR="002D4FF8" w14:paraId="04FF863B" w14:textId="77777777">
        <w:tc>
          <w:tcPr>
            <w:tcW w:w="3024" w:type="dxa"/>
            <w:shd w:val="clear" w:color="auto" w:fill="F0F4F8"/>
          </w:tcPr>
          <w:p w14:paraId="575ECC60" w14:textId="77777777" w:rsidR="002D4FF8" w:rsidRDefault="00000000">
            <w:r>
              <w:rPr>
                <w:sz w:val="20"/>
              </w:rPr>
              <w:t>Admin</w:t>
            </w:r>
          </w:p>
        </w:tc>
        <w:tc>
          <w:tcPr>
            <w:tcW w:w="3024" w:type="dxa"/>
            <w:shd w:val="clear" w:color="auto" w:fill="F0F4F8"/>
          </w:tcPr>
          <w:p w14:paraId="6AD37675" w14:textId="77777777" w:rsidR="002D4FF8" w:rsidRDefault="00000000">
            <w:r>
              <w:rPr>
                <w:sz w:val="20"/>
              </w:rPr>
              <w:t>/admin</w:t>
            </w:r>
          </w:p>
        </w:tc>
        <w:tc>
          <w:tcPr>
            <w:tcW w:w="3024" w:type="dxa"/>
            <w:shd w:val="clear" w:color="auto" w:fill="F0F4F8"/>
          </w:tcPr>
          <w:p w14:paraId="4D7462CF" w14:textId="77777777" w:rsidR="002D4FF8" w:rsidRDefault="00000000">
            <w:r>
              <w:rPr>
                <w:sz w:val="20"/>
              </w:rPr>
              <w:t>Roles, Users, Audit Log, Org Config</w:t>
            </w:r>
          </w:p>
        </w:tc>
      </w:tr>
    </w:tbl>
    <w:p w14:paraId="59CD2F8B" w14:textId="77777777" w:rsidR="002D4FF8" w:rsidRDefault="002D4FF8"/>
    <w:p w14:paraId="2FA5C47C" w14:textId="77777777" w:rsidR="002D4FF8" w:rsidRDefault="00000000">
      <w:r>
        <w:rPr>
          <w:b/>
        </w:rPr>
        <w:t>Detail Pages: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33941568" w14:textId="77777777">
        <w:tc>
          <w:tcPr>
            <w:tcW w:w="3024" w:type="dxa"/>
            <w:shd w:val="clear" w:color="auto" w:fill="003366"/>
          </w:tcPr>
          <w:p w14:paraId="056F8C7C" w14:textId="77777777" w:rsidR="002D4FF8" w:rsidRDefault="00000000">
            <w:r>
              <w:rPr>
                <w:b/>
                <w:color w:val="FFFFFF"/>
                <w:sz w:val="20"/>
              </w:rPr>
              <w:lastRenderedPageBreak/>
              <w:t>หน้า</w:t>
            </w:r>
          </w:p>
        </w:tc>
        <w:tc>
          <w:tcPr>
            <w:tcW w:w="3024" w:type="dxa"/>
            <w:shd w:val="clear" w:color="auto" w:fill="003366"/>
          </w:tcPr>
          <w:p w14:paraId="236D36CF" w14:textId="77777777" w:rsidR="002D4FF8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3024" w:type="dxa"/>
            <w:shd w:val="clear" w:color="auto" w:fill="003366"/>
          </w:tcPr>
          <w:p w14:paraId="2FDC5ACC" w14:textId="77777777" w:rsidR="002D4FF8" w:rsidRDefault="00000000">
            <w:r>
              <w:rPr>
                <w:b/>
                <w:color w:val="FFFFFF"/>
                <w:sz w:val="20"/>
              </w:rPr>
              <w:t>เข้าจาก</w:t>
            </w:r>
          </w:p>
        </w:tc>
      </w:tr>
      <w:tr w:rsidR="002D4FF8" w14:paraId="608D9F04" w14:textId="77777777">
        <w:tc>
          <w:tcPr>
            <w:tcW w:w="3024" w:type="dxa"/>
            <w:shd w:val="clear" w:color="auto" w:fill="F0F4F8"/>
          </w:tcPr>
          <w:p w14:paraId="530613B1" w14:textId="77777777" w:rsidR="002D4FF8" w:rsidRDefault="00000000">
            <w:r>
              <w:rPr>
                <w:sz w:val="20"/>
              </w:rPr>
              <w:t>Work Order Detail</w:t>
            </w:r>
          </w:p>
        </w:tc>
        <w:tc>
          <w:tcPr>
            <w:tcW w:w="3024" w:type="dxa"/>
            <w:shd w:val="clear" w:color="auto" w:fill="F0F4F8"/>
          </w:tcPr>
          <w:p w14:paraId="2B2E5022" w14:textId="77777777" w:rsidR="002D4FF8" w:rsidRDefault="00000000">
            <w:r>
              <w:rPr>
                <w:sz w:val="20"/>
              </w:rPr>
              <w:t>/work-orders/:id</w:t>
            </w:r>
          </w:p>
        </w:tc>
        <w:tc>
          <w:tcPr>
            <w:tcW w:w="3024" w:type="dxa"/>
            <w:shd w:val="clear" w:color="auto" w:fill="F0F4F8"/>
          </w:tcPr>
          <w:p w14:paraId="2AC4F23C" w14:textId="77777777" w:rsidR="002D4FF8" w:rsidRDefault="00000000">
            <w:r>
              <w:rPr>
                <w:sz w:val="20"/>
              </w:rPr>
              <w:t>รายการ WO</w:t>
            </w:r>
          </w:p>
        </w:tc>
      </w:tr>
      <w:tr w:rsidR="002D4FF8" w14:paraId="54934D72" w14:textId="77777777">
        <w:tc>
          <w:tcPr>
            <w:tcW w:w="3024" w:type="dxa"/>
          </w:tcPr>
          <w:p w14:paraId="341A57A3" w14:textId="77777777" w:rsidR="002D4FF8" w:rsidRDefault="00000000">
            <w:r>
              <w:rPr>
                <w:sz w:val="20"/>
              </w:rPr>
              <w:t>PR Detail</w:t>
            </w:r>
          </w:p>
        </w:tc>
        <w:tc>
          <w:tcPr>
            <w:tcW w:w="3024" w:type="dxa"/>
          </w:tcPr>
          <w:p w14:paraId="71A0D35D" w14:textId="77777777" w:rsidR="002D4FF8" w:rsidRDefault="00000000">
            <w:r>
              <w:rPr>
                <w:sz w:val="20"/>
              </w:rPr>
              <w:t>/purchasing/pr/:id</w:t>
            </w:r>
          </w:p>
        </w:tc>
        <w:tc>
          <w:tcPr>
            <w:tcW w:w="3024" w:type="dxa"/>
          </w:tcPr>
          <w:p w14:paraId="41D99E1B" w14:textId="77777777" w:rsidR="002D4FF8" w:rsidRDefault="00000000">
            <w:r>
              <w:rPr>
                <w:sz w:val="20"/>
              </w:rPr>
              <w:t>รายการ PR</w:t>
            </w:r>
          </w:p>
        </w:tc>
      </w:tr>
      <w:tr w:rsidR="002D4FF8" w14:paraId="66D90C14" w14:textId="77777777">
        <w:tc>
          <w:tcPr>
            <w:tcW w:w="3024" w:type="dxa"/>
            <w:shd w:val="clear" w:color="auto" w:fill="F0F4F8"/>
          </w:tcPr>
          <w:p w14:paraId="320EEDE0" w14:textId="77777777" w:rsidR="002D4FF8" w:rsidRDefault="00000000">
            <w:r>
              <w:rPr>
                <w:sz w:val="20"/>
              </w:rPr>
              <w:t>PO Detail</w:t>
            </w:r>
          </w:p>
        </w:tc>
        <w:tc>
          <w:tcPr>
            <w:tcW w:w="3024" w:type="dxa"/>
            <w:shd w:val="clear" w:color="auto" w:fill="F0F4F8"/>
          </w:tcPr>
          <w:p w14:paraId="01C86D97" w14:textId="77777777" w:rsidR="002D4FF8" w:rsidRDefault="00000000">
            <w:r>
              <w:rPr>
                <w:sz w:val="20"/>
              </w:rPr>
              <w:t>/purchasing/po/:id</w:t>
            </w:r>
          </w:p>
        </w:tc>
        <w:tc>
          <w:tcPr>
            <w:tcW w:w="3024" w:type="dxa"/>
            <w:shd w:val="clear" w:color="auto" w:fill="F0F4F8"/>
          </w:tcPr>
          <w:p w14:paraId="0120EAB6" w14:textId="77777777" w:rsidR="002D4FF8" w:rsidRDefault="00000000">
            <w:r>
              <w:rPr>
                <w:sz w:val="20"/>
              </w:rPr>
              <w:t>รายการ PO</w:t>
            </w:r>
          </w:p>
        </w:tc>
      </w:tr>
      <w:tr w:rsidR="002D4FF8" w14:paraId="2579DF15" w14:textId="77777777">
        <w:tc>
          <w:tcPr>
            <w:tcW w:w="3024" w:type="dxa"/>
          </w:tcPr>
          <w:p w14:paraId="2FB14270" w14:textId="77777777" w:rsidR="002D4FF8" w:rsidRDefault="00000000">
            <w:r>
              <w:rPr>
                <w:sz w:val="20"/>
              </w:rPr>
              <w:t>SO Detail</w:t>
            </w:r>
          </w:p>
        </w:tc>
        <w:tc>
          <w:tcPr>
            <w:tcW w:w="3024" w:type="dxa"/>
          </w:tcPr>
          <w:p w14:paraId="3E4E8DFE" w14:textId="77777777" w:rsidR="002D4FF8" w:rsidRDefault="00000000">
            <w:r>
              <w:rPr>
                <w:sz w:val="20"/>
              </w:rPr>
              <w:t>/sales/:id</w:t>
            </w:r>
          </w:p>
        </w:tc>
        <w:tc>
          <w:tcPr>
            <w:tcW w:w="3024" w:type="dxa"/>
          </w:tcPr>
          <w:p w14:paraId="66AA11CD" w14:textId="77777777" w:rsidR="002D4FF8" w:rsidRDefault="00000000">
            <w:r>
              <w:rPr>
                <w:sz w:val="20"/>
              </w:rPr>
              <w:t>รายการ SO</w:t>
            </w:r>
          </w:p>
        </w:tc>
      </w:tr>
      <w:tr w:rsidR="002D4FF8" w14:paraId="41176377" w14:textId="77777777">
        <w:tc>
          <w:tcPr>
            <w:tcW w:w="3024" w:type="dxa"/>
            <w:shd w:val="clear" w:color="auto" w:fill="F0F4F8"/>
          </w:tcPr>
          <w:p w14:paraId="4F6FFAE6" w14:textId="77777777" w:rsidR="002D4FF8" w:rsidRDefault="00000000">
            <w:r>
              <w:rPr>
                <w:sz w:val="20"/>
              </w:rPr>
              <w:t>Withdrawal Slip Detail</w:t>
            </w:r>
          </w:p>
        </w:tc>
        <w:tc>
          <w:tcPr>
            <w:tcW w:w="3024" w:type="dxa"/>
            <w:shd w:val="clear" w:color="auto" w:fill="F0F4F8"/>
          </w:tcPr>
          <w:p w14:paraId="15F93455" w14:textId="77777777" w:rsidR="002D4FF8" w:rsidRDefault="00000000">
            <w:r>
              <w:rPr>
                <w:sz w:val="20"/>
              </w:rPr>
              <w:t>/withdrawal-slips/:id</w:t>
            </w:r>
          </w:p>
        </w:tc>
        <w:tc>
          <w:tcPr>
            <w:tcW w:w="3024" w:type="dxa"/>
            <w:shd w:val="clear" w:color="auto" w:fill="F0F4F8"/>
          </w:tcPr>
          <w:p w14:paraId="14594E23" w14:textId="77777777" w:rsidR="002D4FF8" w:rsidRDefault="00000000">
            <w:r>
              <w:rPr>
                <w:sz w:val="20"/>
              </w:rPr>
              <w:t>รายการใบเบิก</w:t>
            </w:r>
          </w:p>
        </w:tc>
      </w:tr>
    </w:tbl>
    <w:p w14:paraId="394FA266" w14:textId="77777777" w:rsidR="002D4FF8" w:rsidRDefault="002D4FF8"/>
    <w:p w14:paraId="3F15F88C" w14:textId="77777777" w:rsidR="002D4FF8" w:rsidRDefault="00000000">
      <w:pPr>
        <w:pStyle w:val="Heading3"/>
      </w:pPr>
      <w:r>
        <w:t>ภาพร่างหน้าจอหลัก</w:t>
      </w:r>
    </w:p>
    <w:p w14:paraId="48ECF65D" w14:textId="77777777" w:rsidR="002D4FF8" w:rsidRDefault="00000000">
      <w:r>
        <w:rPr>
          <w:b/>
        </w:rPr>
        <w:t>Dashboard:</w:t>
      </w:r>
    </w:p>
    <w:p w14:paraId="45B43004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</w:r>
    </w:p>
    <w:p w14:paraId="2CA2E850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SSS Corp ERP                          [User] [Logout]  │</w:t>
      </w:r>
    </w:p>
    <w:p w14:paraId="00B71D42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├────────┬────────────────────────────────────────────────┤</w:t>
      </w:r>
    </w:p>
    <w:p w14:paraId="0BEA1870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MENU  │  Dashboard                                     │</w:t>
      </w:r>
    </w:p>
    <w:p w14:paraId="2EB841A7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      │  ┌──────────┐ ┌──────────┐ ┌──────────┐       │</w:t>
      </w:r>
    </w:p>
    <w:p w14:paraId="6DBB7526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ของฉัน  │  │ WO เปิด   │ │ PR รอ    │ │ Stock    │       │</w:t>
      </w:r>
    </w:p>
    <w:p w14:paraId="4B8A3451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อนุมัติ  │  │    12     │ │ อนุมัติ 3  │ │ ต่ำ  5  │       │</w:t>
      </w:r>
    </w:p>
    <w:p w14:paraId="1005F340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      │  └──────────┘ └──────────┘ └──────────┘       │</w:t>
      </w:r>
    </w:p>
    <w:p w14:paraId="4F51A056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ระบบงาน │  ┌──────────┐ ┌──────────┐ ┌──────────┐       │</w:t>
      </w:r>
    </w:p>
    <w:p w14:paraId="0980E507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Dashboard│ │ PO รอรับ  │ │ Timesheet│ │ ใบเบิก   │       │</w:t>
      </w:r>
    </w:p>
    <w:p w14:paraId="30DEF298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Supply..│  │ ของ  4   │ │ รอ  8   │ │ PENDING 2│       │</w:t>
      </w:r>
    </w:p>
    <w:p w14:paraId="740D7BC5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Work O..│  └──────────┘ └──────────┘ └──────────┘       │</w:t>
      </w:r>
    </w:p>
    <w:p w14:paraId="44522A81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Purcha..│  [ตาราง: รายการล่าสุด / กิจกรรมวันนี้]          │</w:t>
      </w:r>
    </w:p>
    <w:p w14:paraId="1F356D1C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...     │                                               │</w:t>
      </w:r>
    </w:p>
    <w:p w14:paraId="5FA78145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└────────┴────────────────────────────────────────────────┘</w:t>
      </w:r>
    </w:p>
    <w:p w14:paraId="38171373" w14:textId="77777777" w:rsidR="002D4FF8" w:rsidRDefault="00000000">
      <w:r>
        <w:rPr>
          <w:b/>
        </w:rPr>
        <w:t>Work Order Detail:</w:t>
      </w:r>
    </w:p>
    <w:p w14:paraId="68520561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┌────────────────────────────────────────────────────────┐</w:t>
      </w:r>
    </w:p>
    <w:p w14:paraId="2DA55BF1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← Work Order: WO-2026-0015          [StatusBadge:OPEN]│</w:t>
      </w:r>
    </w:p>
    <w:p w14:paraId="3BC4F023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┌─ ข้อมูลทั่วไป ───────────────────────────────┐       │</w:t>
      </w:r>
    </w:p>
    <w:p w14:paraId="0D3D426A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เลขที่: WO-2026-0015    ลูกค้า: ABC Co.       │       │</w:t>
      </w:r>
    </w:p>
    <w:p w14:paraId="02298BDE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ชื่องาน: ผลิตชิ้นส่วน A   Cost Center: ผลิต-1   │       │</w:t>
      </w:r>
    </w:p>
    <w:p w14:paraId="0EE76F56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└──────────────────────────────────────────────┘       │</w:t>
      </w:r>
    </w:p>
    <w:p w14:paraId="5FA6E5BF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┌─ สรุปต้นทุน ─────────────────────────────────┐       │</w:t>
      </w:r>
    </w:p>
    <w:p w14:paraId="20C8C760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ค่าวัสดุ:    15,000    ค่าแรง:    42,500      │       │</w:t>
      </w:r>
    </w:p>
    <w:p w14:paraId="5195726F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ค่าเครื่องมือ: 3,200    ค่าบริหาร:  8,500      │       │</w:t>
      </w:r>
    </w:p>
    <w:p w14:paraId="6D53EDE1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                    รวม:  69,200 บาท          │       │</w:t>
      </w:r>
    </w:p>
    <w:p w14:paraId="47D9BD9C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└──────────────────────────────────────────────┘       │</w:t>
      </w:r>
    </w:p>
    <w:p w14:paraId="074BE0AB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┌─ วัสดุที่เบิก ─────────────────────────────────┐      │</w:t>
      </w:r>
    </w:p>
    <w:p w14:paraId="04F6AF2E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[+ เบิกวัสดุ]  [+ คืนวัสดุ]                     │      │</w:t>
      </w:r>
    </w:p>
    <w:p w14:paraId="06AB2DE3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วันที่ | สินค้า  | ประเภท  | จำนวน | ต้นทุน       │      │</w:t>
      </w:r>
    </w:p>
    <w:p w14:paraId="700C1D73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01/03 | เหล็ก  | CONSUME | 50   | 7,500       │      │</w:t>
      </w:r>
    </w:p>
    <w:p w14:paraId="1BD2C9A1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02/03 | เหล็ก  | RETURN  | -5   | -750        │      │</w:t>
      </w:r>
    </w:p>
    <w:p w14:paraId="008DDAEB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└──────────────────────────────────────────────┘      │</w:t>
      </w:r>
    </w:p>
    <w:p w14:paraId="5D140A0A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[กดปิดงาน]                                            │</w:t>
      </w:r>
    </w:p>
    <w:p w14:paraId="64D202F7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└────────────────────────────────────────────────────────┘</w:t>
      </w:r>
    </w:p>
    <w:p w14:paraId="67C8A129" w14:textId="77777777" w:rsidR="002D4FF8" w:rsidRDefault="00000000">
      <w:r>
        <w:rPr>
          <w:b/>
        </w:rPr>
        <w:t>Approval Center:</w:t>
      </w:r>
    </w:p>
    <w:p w14:paraId="16DB7D29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┌────────────────────────────────────────────────────────┐</w:t>
      </w:r>
    </w:p>
    <w:p w14:paraId="7D5D4A82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Approval Center                                       │</w:t>
      </w:r>
    </w:p>
    <w:p w14:paraId="7F005B67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[รายงาน(3)] [PR(2)] [Timesheet(5)] [ลา(1)]            │</w:t>
      </w:r>
    </w:p>
    <w:p w14:paraId="4BBF7A20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[PO(0)] [SO(1)]          (ตัวเลข = จำนวนรออนุมัติ)     │</w:t>
      </w:r>
    </w:p>
    <w:p w14:paraId="0BBCF346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─────────────────────────────────────────────         │</w:t>
      </w:r>
    </w:p>
    <w:p w14:paraId="6ACD6924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┌─ PR Approval Tab ─────────────────────────┐         │</w:t>
      </w:r>
    </w:p>
    <w:p w14:paraId="65478A6E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เลขที่   | ผู้ขอ   | CC    | ยอด   | Action │        │</w:t>
      </w:r>
    </w:p>
    <w:p w14:paraId="04967DA6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lastRenderedPageBreak/>
        <w:t>│  │ PR-0002 | สมชาย  | ผลิต-1| 8,000 | [อนุมัติ]│        │</w:t>
      </w:r>
    </w:p>
    <w:p w14:paraId="1C5EFB0F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PR-0004 | สมหญิง | ซ่อม  | 3,500 | [อนุมัติ]│        │</w:t>
      </w:r>
    </w:p>
    <w:p w14:paraId="02D2394F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คลิก [อนุมัติ] → Confirm → สถานะเปลี่ยนทันที  │        │</w:t>
      </w:r>
    </w:p>
    <w:p w14:paraId="55ED2A6B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│ คลิก [ปฏิเสธ] → กรอกเหตุผล → สถานะเปลี่ยน     │        │</w:t>
      </w:r>
    </w:p>
    <w:p w14:paraId="068136D9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└────────────────────────────────────────────┘        │</w:t>
      </w:r>
    </w:p>
    <w:p w14:paraId="2621E37F" w14:textId="77777777" w:rsidR="002D4FF8" w:rsidRDefault="00000000">
      <w:pPr>
        <w:spacing w:after="0"/>
        <w:ind w:left="283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└────────────────────────────────────────────────────────┘</w:t>
      </w:r>
    </w:p>
    <w:p w14:paraId="7D214F9B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หน้าจอเป็นอย่างที่ต้องการไหม? มีหน้าไหนที่อยากเปลี่ยน layout?</w:t>
      </w:r>
    </w:p>
    <w:p w14:paraId="01F7F0A9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D846E8" w14:textId="77777777" w:rsidR="002D4FF8" w:rsidRDefault="00000000">
      <w:pPr>
        <w:pStyle w:val="Heading2"/>
      </w:pPr>
      <w:r>
        <w:t>A9. ระบบสิทธิ์</w:t>
      </w:r>
    </w:p>
    <w:p w14:paraId="4724FF03" w14:textId="77777777" w:rsidR="002D4FF8" w:rsidRDefault="00000000">
      <w:pPr>
        <w:pStyle w:val="Heading3"/>
      </w:pPr>
      <w:r>
        <w:t>5 บทบาทในระบบ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D4FF8" w14:paraId="6EE1E53F" w14:textId="77777777">
        <w:tc>
          <w:tcPr>
            <w:tcW w:w="2268" w:type="dxa"/>
            <w:shd w:val="clear" w:color="auto" w:fill="003366"/>
          </w:tcPr>
          <w:p w14:paraId="7157E091" w14:textId="77777777" w:rsidR="002D4FF8" w:rsidRDefault="00000000">
            <w:r>
              <w:rPr>
                <w:b/>
                <w:color w:val="FFFFFF"/>
                <w:sz w:val="20"/>
              </w:rPr>
              <w:t>บทบาท</w:t>
            </w:r>
          </w:p>
        </w:tc>
        <w:tc>
          <w:tcPr>
            <w:tcW w:w="2268" w:type="dxa"/>
            <w:shd w:val="clear" w:color="auto" w:fill="003366"/>
          </w:tcPr>
          <w:p w14:paraId="534F09A5" w14:textId="77777777" w:rsidR="002D4FF8" w:rsidRDefault="00000000">
            <w:r>
              <w:rPr>
                <w:b/>
                <w:color w:val="FFFFFF"/>
                <w:sz w:val="20"/>
              </w:rPr>
              <w:t>คำอธิบาย</w:t>
            </w:r>
          </w:p>
        </w:tc>
        <w:tc>
          <w:tcPr>
            <w:tcW w:w="2268" w:type="dxa"/>
            <w:shd w:val="clear" w:color="auto" w:fill="003366"/>
          </w:tcPr>
          <w:p w14:paraId="1A31D93C" w14:textId="77777777" w:rsidR="002D4FF8" w:rsidRDefault="00000000">
            <w:r>
              <w:rPr>
                <w:b/>
                <w:color w:val="FFFFFF"/>
                <w:sz w:val="20"/>
              </w:rPr>
              <w:t>จำนวนสิทธิ์</w:t>
            </w:r>
          </w:p>
        </w:tc>
        <w:tc>
          <w:tcPr>
            <w:tcW w:w="2268" w:type="dxa"/>
            <w:shd w:val="clear" w:color="auto" w:fill="003366"/>
          </w:tcPr>
          <w:p w14:paraId="0567818E" w14:textId="77777777" w:rsidR="002D4FF8" w:rsidRDefault="00000000">
            <w:r>
              <w:rPr>
                <w:b/>
                <w:color w:val="FFFFFF"/>
                <w:sz w:val="20"/>
              </w:rPr>
              <w:t>ขอบเขตข้อมูล</w:t>
            </w:r>
          </w:p>
        </w:tc>
      </w:tr>
      <w:tr w:rsidR="002D4FF8" w14:paraId="052CA586" w14:textId="77777777">
        <w:tc>
          <w:tcPr>
            <w:tcW w:w="2268" w:type="dxa"/>
            <w:shd w:val="clear" w:color="auto" w:fill="F0F4F8"/>
          </w:tcPr>
          <w:p w14:paraId="6B2498B8" w14:textId="77777777" w:rsidR="002D4FF8" w:rsidRDefault="00000000">
            <w:r>
              <w:rPr>
                <w:sz w:val="20"/>
              </w:rPr>
              <w:t>Owner</w:t>
            </w:r>
          </w:p>
        </w:tc>
        <w:tc>
          <w:tcPr>
            <w:tcW w:w="2268" w:type="dxa"/>
            <w:shd w:val="clear" w:color="auto" w:fill="F0F4F8"/>
          </w:tcPr>
          <w:p w14:paraId="7603CE57" w14:textId="77777777" w:rsidR="002D4FF8" w:rsidRDefault="00000000">
            <w:r>
              <w:rPr>
                <w:sz w:val="20"/>
              </w:rPr>
              <w:t>เจ้าของ/Admin</w:t>
            </w:r>
          </w:p>
        </w:tc>
        <w:tc>
          <w:tcPr>
            <w:tcW w:w="2268" w:type="dxa"/>
            <w:shd w:val="clear" w:color="auto" w:fill="F0F4F8"/>
          </w:tcPr>
          <w:p w14:paraId="0B0FD76B" w14:textId="77777777" w:rsidR="002D4FF8" w:rsidRDefault="00000000">
            <w:r>
              <w:rPr>
                <w:sz w:val="20"/>
              </w:rPr>
              <w:t>133 (ทั้งหมด)</w:t>
            </w:r>
          </w:p>
        </w:tc>
        <w:tc>
          <w:tcPr>
            <w:tcW w:w="2268" w:type="dxa"/>
            <w:shd w:val="clear" w:color="auto" w:fill="F0F4F8"/>
          </w:tcPr>
          <w:p w14:paraId="79C7E86D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</w:tr>
      <w:tr w:rsidR="002D4FF8" w14:paraId="684C11C2" w14:textId="77777777">
        <w:tc>
          <w:tcPr>
            <w:tcW w:w="2268" w:type="dxa"/>
          </w:tcPr>
          <w:p w14:paraId="1CD6A5FA" w14:textId="77777777" w:rsidR="002D4FF8" w:rsidRDefault="00000000">
            <w:r>
              <w:rPr>
                <w:sz w:val="20"/>
              </w:rPr>
              <w:t>Manager</w:t>
            </w:r>
          </w:p>
        </w:tc>
        <w:tc>
          <w:tcPr>
            <w:tcW w:w="2268" w:type="dxa"/>
          </w:tcPr>
          <w:p w14:paraId="71AA264F" w14:textId="77777777" w:rsidR="002D4FF8" w:rsidRDefault="00000000">
            <w:r>
              <w:rPr>
                <w:sz w:val="20"/>
              </w:rPr>
              <w:t>ผู้จัดการ</w:t>
            </w:r>
          </w:p>
        </w:tc>
        <w:tc>
          <w:tcPr>
            <w:tcW w:w="2268" w:type="dxa"/>
          </w:tcPr>
          <w:p w14:paraId="278C9146" w14:textId="77777777" w:rsidR="002D4FF8" w:rsidRDefault="00000000">
            <w:r>
              <w:rPr>
                <w:sz w:val="20"/>
              </w:rPr>
              <w:t>~81</w:t>
            </w:r>
          </w:p>
        </w:tc>
        <w:tc>
          <w:tcPr>
            <w:tcW w:w="2268" w:type="dxa"/>
          </w:tcPr>
          <w:p w14:paraId="56ADE58C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</w:tr>
      <w:tr w:rsidR="002D4FF8" w14:paraId="1AE9A39B" w14:textId="77777777">
        <w:tc>
          <w:tcPr>
            <w:tcW w:w="2268" w:type="dxa"/>
            <w:shd w:val="clear" w:color="auto" w:fill="F0F4F8"/>
          </w:tcPr>
          <w:p w14:paraId="495240E1" w14:textId="77777777" w:rsidR="002D4FF8" w:rsidRDefault="00000000">
            <w:r>
              <w:rPr>
                <w:sz w:val="20"/>
              </w:rPr>
              <w:t>Supervisor</w:t>
            </w:r>
          </w:p>
        </w:tc>
        <w:tc>
          <w:tcPr>
            <w:tcW w:w="2268" w:type="dxa"/>
            <w:shd w:val="clear" w:color="auto" w:fill="F0F4F8"/>
          </w:tcPr>
          <w:p w14:paraId="738FC5D0" w14:textId="77777777" w:rsidR="002D4FF8" w:rsidRDefault="00000000">
            <w:r>
              <w:rPr>
                <w:sz w:val="20"/>
              </w:rPr>
              <w:t>หัวหน้างาน</w:t>
            </w:r>
          </w:p>
        </w:tc>
        <w:tc>
          <w:tcPr>
            <w:tcW w:w="2268" w:type="dxa"/>
            <w:shd w:val="clear" w:color="auto" w:fill="F0F4F8"/>
          </w:tcPr>
          <w:p w14:paraId="6DA4A0BD" w14:textId="77777777" w:rsidR="002D4FF8" w:rsidRDefault="00000000">
            <w:r>
              <w:rPr>
                <w:sz w:val="20"/>
              </w:rPr>
              <w:t>~65</w:t>
            </w:r>
          </w:p>
        </w:tc>
        <w:tc>
          <w:tcPr>
            <w:tcW w:w="2268" w:type="dxa"/>
            <w:shd w:val="clear" w:color="auto" w:fill="F0F4F8"/>
          </w:tcPr>
          <w:p w14:paraId="5FB76D51" w14:textId="77777777" w:rsidR="002D4FF8" w:rsidRDefault="00000000">
            <w:r>
              <w:rPr>
                <w:sz w:val="20"/>
              </w:rPr>
              <w:t>ทั้งแผนก</w:t>
            </w:r>
          </w:p>
        </w:tc>
      </w:tr>
      <w:tr w:rsidR="002D4FF8" w14:paraId="0F48874F" w14:textId="77777777">
        <w:tc>
          <w:tcPr>
            <w:tcW w:w="2268" w:type="dxa"/>
          </w:tcPr>
          <w:p w14:paraId="1036295C" w14:textId="77777777" w:rsidR="002D4FF8" w:rsidRDefault="00000000">
            <w:r>
              <w:rPr>
                <w:sz w:val="20"/>
              </w:rPr>
              <w:t>Staff</w:t>
            </w:r>
          </w:p>
        </w:tc>
        <w:tc>
          <w:tcPr>
            <w:tcW w:w="2268" w:type="dxa"/>
          </w:tcPr>
          <w:p w14:paraId="08DD5CCE" w14:textId="77777777" w:rsidR="002D4FF8" w:rsidRDefault="00000000">
            <w:r>
              <w:rPr>
                <w:sz w:val="20"/>
              </w:rPr>
              <w:t>พนักงาน</w:t>
            </w:r>
          </w:p>
        </w:tc>
        <w:tc>
          <w:tcPr>
            <w:tcW w:w="2268" w:type="dxa"/>
          </w:tcPr>
          <w:p w14:paraId="2F3E0F06" w14:textId="77777777" w:rsidR="002D4FF8" w:rsidRDefault="00000000">
            <w:r>
              <w:rPr>
                <w:sz w:val="20"/>
              </w:rPr>
              <w:t>~39</w:t>
            </w:r>
          </w:p>
        </w:tc>
        <w:tc>
          <w:tcPr>
            <w:tcW w:w="2268" w:type="dxa"/>
          </w:tcPr>
          <w:p w14:paraId="7AD317E4" w14:textId="77777777" w:rsidR="002D4FF8" w:rsidRDefault="00000000">
            <w:r>
              <w:rPr>
                <w:sz w:val="20"/>
              </w:rPr>
              <w:t>ของตัวเอง</w:t>
            </w:r>
          </w:p>
        </w:tc>
      </w:tr>
      <w:tr w:rsidR="002D4FF8" w14:paraId="12B52F9B" w14:textId="77777777">
        <w:tc>
          <w:tcPr>
            <w:tcW w:w="2268" w:type="dxa"/>
            <w:shd w:val="clear" w:color="auto" w:fill="F0F4F8"/>
          </w:tcPr>
          <w:p w14:paraId="6C7B9061" w14:textId="77777777" w:rsidR="002D4FF8" w:rsidRDefault="00000000">
            <w:r>
              <w:rPr>
                <w:sz w:val="20"/>
              </w:rPr>
              <w:t>Viewer</w:t>
            </w:r>
          </w:p>
        </w:tc>
        <w:tc>
          <w:tcPr>
            <w:tcW w:w="2268" w:type="dxa"/>
            <w:shd w:val="clear" w:color="auto" w:fill="F0F4F8"/>
          </w:tcPr>
          <w:p w14:paraId="5B5EB94C" w14:textId="77777777" w:rsidR="002D4FF8" w:rsidRDefault="00000000">
            <w:r>
              <w:rPr>
                <w:sz w:val="20"/>
              </w:rPr>
              <w:t>ผู้ดูข้อมูล</w:t>
            </w:r>
          </w:p>
        </w:tc>
        <w:tc>
          <w:tcPr>
            <w:tcW w:w="2268" w:type="dxa"/>
            <w:shd w:val="clear" w:color="auto" w:fill="F0F4F8"/>
          </w:tcPr>
          <w:p w14:paraId="5BF76D5A" w14:textId="77777777" w:rsidR="002D4FF8" w:rsidRDefault="00000000">
            <w:r>
              <w:rPr>
                <w:sz w:val="20"/>
              </w:rPr>
              <w:t>~26</w:t>
            </w:r>
          </w:p>
        </w:tc>
        <w:tc>
          <w:tcPr>
            <w:tcW w:w="2268" w:type="dxa"/>
            <w:shd w:val="clear" w:color="auto" w:fill="F0F4F8"/>
          </w:tcPr>
          <w:p w14:paraId="3E2B003E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</w:tr>
    </w:tbl>
    <w:p w14:paraId="4BF0020F" w14:textId="77777777" w:rsidR="002D4FF8" w:rsidRDefault="002D4FF8"/>
    <w:p w14:paraId="518BCE7E" w14:textId="77777777" w:rsidR="002D4FF8" w:rsidRDefault="00000000">
      <w:pPr>
        <w:pStyle w:val="Heading3"/>
      </w:pPr>
      <w:r>
        <w:t>สิทธิ์ต่อ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2083"/>
        <w:gridCol w:w="1961"/>
        <w:gridCol w:w="1961"/>
        <w:gridCol w:w="1179"/>
        <w:gridCol w:w="947"/>
      </w:tblGrid>
      <w:tr w:rsidR="002D4FF8" w14:paraId="7251F4C4" w14:textId="77777777">
        <w:tc>
          <w:tcPr>
            <w:tcW w:w="1512" w:type="dxa"/>
            <w:shd w:val="clear" w:color="auto" w:fill="003366"/>
          </w:tcPr>
          <w:p w14:paraId="7B7D97D4" w14:textId="77777777" w:rsidR="002D4FF8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1512" w:type="dxa"/>
            <w:shd w:val="clear" w:color="auto" w:fill="003366"/>
          </w:tcPr>
          <w:p w14:paraId="1C369AFA" w14:textId="77777777" w:rsidR="002D4FF8" w:rsidRDefault="00000000"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512" w:type="dxa"/>
            <w:shd w:val="clear" w:color="auto" w:fill="003366"/>
          </w:tcPr>
          <w:p w14:paraId="75E41F24" w14:textId="77777777" w:rsidR="002D4FF8" w:rsidRDefault="00000000"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w="1512" w:type="dxa"/>
            <w:shd w:val="clear" w:color="auto" w:fill="003366"/>
          </w:tcPr>
          <w:p w14:paraId="4B8B9C5E" w14:textId="77777777" w:rsidR="002D4FF8" w:rsidRDefault="00000000">
            <w:r>
              <w:rPr>
                <w:b/>
                <w:color w:val="FFFFFF"/>
                <w:sz w:val="20"/>
              </w:rPr>
              <w:t>Supervisor</w:t>
            </w:r>
          </w:p>
        </w:tc>
        <w:tc>
          <w:tcPr>
            <w:tcW w:w="1512" w:type="dxa"/>
            <w:shd w:val="clear" w:color="auto" w:fill="003366"/>
          </w:tcPr>
          <w:p w14:paraId="45FA9864" w14:textId="77777777" w:rsidR="002D4FF8" w:rsidRDefault="00000000">
            <w:r>
              <w:rPr>
                <w:b/>
                <w:color w:val="FFFFFF"/>
                <w:sz w:val="20"/>
              </w:rPr>
              <w:t>Staff</w:t>
            </w:r>
          </w:p>
        </w:tc>
        <w:tc>
          <w:tcPr>
            <w:tcW w:w="1512" w:type="dxa"/>
            <w:shd w:val="clear" w:color="auto" w:fill="003366"/>
          </w:tcPr>
          <w:p w14:paraId="39B510CA" w14:textId="77777777" w:rsidR="002D4FF8" w:rsidRDefault="00000000">
            <w:r>
              <w:rPr>
                <w:b/>
                <w:color w:val="FFFFFF"/>
                <w:sz w:val="20"/>
              </w:rPr>
              <w:t>Viewer</w:t>
            </w:r>
          </w:p>
        </w:tc>
      </w:tr>
      <w:tr w:rsidR="002D4FF8" w14:paraId="73836063" w14:textId="77777777">
        <w:tc>
          <w:tcPr>
            <w:tcW w:w="1512" w:type="dxa"/>
            <w:shd w:val="clear" w:color="auto" w:fill="F0F4F8"/>
          </w:tcPr>
          <w:p w14:paraId="4D27E5CF" w14:textId="77777777" w:rsidR="002D4FF8" w:rsidRDefault="00000000">
            <w:r>
              <w:rPr>
                <w:sz w:val="20"/>
              </w:rPr>
              <w:t>Inventory (สินค้า)</w:t>
            </w:r>
          </w:p>
        </w:tc>
        <w:tc>
          <w:tcPr>
            <w:tcW w:w="1512" w:type="dxa"/>
            <w:shd w:val="clear" w:color="auto" w:fill="F0F4F8"/>
          </w:tcPr>
          <w:p w14:paraId="0EA8118A" w14:textId="77777777" w:rsidR="002D4FF8" w:rsidRDefault="00000000">
            <w:r>
              <w:rPr>
                <w:sz w:val="20"/>
              </w:rPr>
              <w:t>CRUD+Export</w:t>
            </w:r>
          </w:p>
        </w:tc>
        <w:tc>
          <w:tcPr>
            <w:tcW w:w="1512" w:type="dxa"/>
            <w:shd w:val="clear" w:color="auto" w:fill="F0F4F8"/>
          </w:tcPr>
          <w:p w14:paraId="60B59EB7" w14:textId="77777777" w:rsidR="002D4FF8" w:rsidRDefault="00000000">
            <w:r>
              <w:rPr>
                <w:sz w:val="20"/>
              </w:rPr>
              <w:t>CRU+Export</w:t>
            </w:r>
          </w:p>
        </w:tc>
        <w:tc>
          <w:tcPr>
            <w:tcW w:w="1512" w:type="dxa"/>
            <w:shd w:val="clear" w:color="auto" w:fill="F0F4F8"/>
          </w:tcPr>
          <w:p w14:paraId="3296CC8A" w14:textId="77777777" w:rsidR="002D4FF8" w:rsidRDefault="00000000">
            <w:r>
              <w:rPr>
                <w:sz w:val="20"/>
              </w:rPr>
              <w:t>CRU+Export</w:t>
            </w:r>
          </w:p>
        </w:tc>
        <w:tc>
          <w:tcPr>
            <w:tcW w:w="1512" w:type="dxa"/>
            <w:shd w:val="clear" w:color="auto" w:fill="F0F4F8"/>
          </w:tcPr>
          <w:p w14:paraId="5E319FD9" w14:textId="77777777" w:rsidR="002D4FF8" w:rsidRDefault="00000000">
            <w:r>
              <w:rPr>
                <w:sz w:val="20"/>
              </w:rPr>
              <w:t>R</w:t>
            </w:r>
          </w:p>
        </w:tc>
        <w:tc>
          <w:tcPr>
            <w:tcW w:w="1512" w:type="dxa"/>
            <w:shd w:val="clear" w:color="auto" w:fill="F0F4F8"/>
          </w:tcPr>
          <w:p w14:paraId="30CE403E" w14:textId="77777777" w:rsidR="002D4FF8" w:rsidRDefault="00000000">
            <w:r>
              <w:rPr>
                <w:sz w:val="20"/>
              </w:rPr>
              <w:t>R+Export</w:t>
            </w:r>
          </w:p>
        </w:tc>
      </w:tr>
      <w:tr w:rsidR="002D4FF8" w14:paraId="31579205" w14:textId="77777777">
        <w:tc>
          <w:tcPr>
            <w:tcW w:w="1512" w:type="dxa"/>
          </w:tcPr>
          <w:p w14:paraId="1215BC50" w14:textId="77777777" w:rsidR="002D4FF8" w:rsidRDefault="00000000">
            <w:r>
              <w:rPr>
                <w:sz w:val="20"/>
              </w:rPr>
              <w:t>Stock Movement</w:t>
            </w:r>
          </w:p>
        </w:tc>
        <w:tc>
          <w:tcPr>
            <w:tcW w:w="1512" w:type="dxa"/>
          </w:tcPr>
          <w:p w14:paraId="66E616C3" w14:textId="77777777" w:rsidR="002D4FF8" w:rsidRDefault="00000000">
            <w:r>
              <w:rPr>
                <w:sz w:val="20"/>
              </w:rPr>
              <w:t>CRD+Export</w:t>
            </w:r>
          </w:p>
        </w:tc>
        <w:tc>
          <w:tcPr>
            <w:tcW w:w="1512" w:type="dxa"/>
          </w:tcPr>
          <w:p w14:paraId="24041E8B" w14:textId="77777777" w:rsidR="002D4FF8" w:rsidRDefault="00000000">
            <w:r>
              <w:rPr>
                <w:sz w:val="20"/>
              </w:rPr>
              <w:t>CR+Export</w:t>
            </w:r>
          </w:p>
        </w:tc>
        <w:tc>
          <w:tcPr>
            <w:tcW w:w="1512" w:type="dxa"/>
          </w:tcPr>
          <w:p w14:paraId="4D147CF5" w14:textId="77777777" w:rsidR="002D4FF8" w:rsidRDefault="00000000">
            <w:r>
              <w:rPr>
                <w:sz w:val="20"/>
              </w:rPr>
              <w:t>CR+Export</w:t>
            </w:r>
          </w:p>
        </w:tc>
        <w:tc>
          <w:tcPr>
            <w:tcW w:w="1512" w:type="dxa"/>
          </w:tcPr>
          <w:p w14:paraId="260AA144" w14:textId="77777777" w:rsidR="002D4FF8" w:rsidRDefault="00000000">
            <w:r>
              <w:rPr>
                <w:sz w:val="20"/>
              </w:rPr>
              <w:t>CR+Export</w:t>
            </w:r>
          </w:p>
        </w:tc>
        <w:tc>
          <w:tcPr>
            <w:tcW w:w="1512" w:type="dxa"/>
          </w:tcPr>
          <w:p w14:paraId="00D97484" w14:textId="77777777" w:rsidR="002D4FF8" w:rsidRDefault="00000000">
            <w:r>
              <w:rPr>
                <w:sz w:val="20"/>
              </w:rPr>
              <w:t>R</w:t>
            </w:r>
          </w:p>
        </w:tc>
      </w:tr>
      <w:tr w:rsidR="002D4FF8" w14:paraId="7454906E" w14:textId="77777777">
        <w:tc>
          <w:tcPr>
            <w:tcW w:w="1512" w:type="dxa"/>
            <w:shd w:val="clear" w:color="auto" w:fill="F0F4F8"/>
          </w:tcPr>
          <w:p w14:paraId="078987C9" w14:textId="77777777" w:rsidR="002D4FF8" w:rsidRDefault="00000000">
            <w:r>
              <w:rPr>
                <w:sz w:val="20"/>
              </w:rPr>
              <w:t>Withdrawal (ใบเบิก)</w:t>
            </w:r>
          </w:p>
        </w:tc>
        <w:tc>
          <w:tcPr>
            <w:tcW w:w="1512" w:type="dxa"/>
            <w:shd w:val="clear" w:color="auto" w:fill="F0F4F8"/>
          </w:tcPr>
          <w:p w14:paraId="422AF150" w14:textId="77777777" w:rsidR="002D4FF8" w:rsidRDefault="00000000">
            <w:r>
              <w:rPr>
                <w:sz w:val="20"/>
              </w:rPr>
              <w:t>CRUD+Approve+Export</w:t>
            </w:r>
          </w:p>
        </w:tc>
        <w:tc>
          <w:tcPr>
            <w:tcW w:w="1512" w:type="dxa"/>
            <w:shd w:val="clear" w:color="auto" w:fill="F0F4F8"/>
          </w:tcPr>
          <w:p w14:paraId="0478709B" w14:textId="77777777" w:rsidR="002D4FF8" w:rsidRDefault="00000000">
            <w:r>
              <w:rPr>
                <w:sz w:val="20"/>
              </w:rPr>
              <w:t>CR+Approve+Export</w:t>
            </w:r>
          </w:p>
        </w:tc>
        <w:tc>
          <w:tcPr>
            <w:tcW w:w="1512" w:type="dxa"/>
            <w:shd w:val="clear" w:color="auto" w:fill="F0F4F8"/>
          </w:tcPr>
          <w:p w14:paraId="1B84A0B6" w14:textId="77777777" w:rsidR="002D4FF8" w:rsidRDefault="00000000">
            <w:r>
              <w:rPr>
                <w:sz w:val="20"/>
              </w:rPr>
              <w:t>CR+Approve+Export</w:t>
            </w:r>
          </w:p>
        </w:tc>
        <w:tc>
          <w:tcPr>
            <w:tcW w:w="1512" w:type="dxa"/>
            <w:shd w:val="clear" w:color="auto" w:fill="F0F4F8"/>
          </w:tcPr>
          <w:p w14:paraId="4A1614A6" w14:textId="77777777" w:rsidR="002D4FF8" w:rsidRDefault="00000000">
            <w:r>
              <w:rPr>
                <w:sz w:val="20"/>
              </w:rPr>
              <w:t>CR</w:t>
            </w:r>
          </w:p>
        </w:tc>
        <w:tc>
          <w:tcPr>
            <w:tcW w:w="1512" w:type="dxa"/>
            <w:shd w:val="clear" w:color="auto" w:fill="F0F4F8"/>
          </w:tcPr>
          <w:p w14:paraId="4C22F66D" w14:textId="77777777" w:rsidR="002D4FF8" w:rsidRDefault="00000000">
            <w:r>
              <w:rPr>
                <w:sz w:val="20"/>
              </w:rPr>
              <w:t>R+Export</w:t>
            </w:r>
          </w:p>
        </w:tc>
      </w:tr>
      <w:tr w:rsidR="002D4FF8" w14:paraId="781D85FC" w14:textId="77777777">
        <w:tc>
          <w:tcPr>
            <w:tcW w:w="1512" w:type="dxa"/>
          </w:tcPr>
          <w:p w14:paraId="6B35CE2F" w14:textId="77777777" w:rsidR="002D4FF8" w:rsidRDefault="00000000">
            <w:r>
              <w:rPr>
                <w:sz w:val="20"/>
              </w:rPr>
              <w:t>Warehouse (คลัง)</w:t>
            </w:r>
          </w:p>
        </w:tc>
        <w:tc>
          <w:tcPr>
            <w:tcW w:w="1512" w:type="dxa"/>
          </w:tcPr>
          <w:p w14:paraId="0A33D597" w14:textId="77777777" w:rsidR="002D4FF8" w:rsidRDefault="00000000">
            <w:r>
              <w:rPr>
                <w:sz w:val="20"/>
              </w:rPr>
              <w:t>CRUD</w:t>
            </w:r>
          </w:p>
        </w:tc>
        <w:tc>
          <w:tcPr>
            <w:tcW w:w="1512" w:type="dxa"/>
          </w:tcPr>
          <w:p w14:paraId="0195C6B8" w14:textId="77777777" w:rsidR="002D4FF8" w:rsidRDefault="00000000">
            <w:r>
              <w:rPr>
                <w:sz w:val="20"/>
              </w:rPr>
              <w:t>CRU</w:t>
            </w:r>
          </w:p>
        </w:tc>
        <w:tc>
          <w:tcPr>
            <w:tcW w:w="1512" w:type="dxa"/>
          </w:tcPr>
          <w:p w14:paraId="69F5318B" w14:textId="77777777" w:rsidR="002D4FF8" w:rsidRDefault="00000000">
            <w:r>
              <w:rPr>
                <w:sz w:val="20"/>
              </w:rPr>
              <w:t>CRU</w:t>
            </w:r>
          </w:p>
        </w:tc>
        <w:tc>
          <w:tcPr>
            <w:tcW w:w="1512" w:type="dxa"/>
          </w:tcPr>
          <w:p w14:paraId="7E7AA43E" w14:textId="77777777" w:rsidR="002D4FF8" w:rsidRDefault="00000000">
            <w:r>
              <w:rPr>
                <w:sz w:val="20"/>
              </w:rPr>
              <w:t>CR</w:t>
            </w:r>
          </w:p>
        </w:tc>
        <w:tc>
          <w:tcPr>
            <w:tcW w:w="1512" w:type="dxa"/>
          </w:tcPr>
          <w:p w14:paraId="41FBE8C4" w14:textId="77777777" w:rsidR="002D4FF8" w:rsidRDefault="00000000">
            <w:r>
              <w:rPr>
                <w:sz w:val="20"/>
              </w:rPr>
              <w:t>R</w:t>
            </w:r>
          </w:p>
        </w:tc>
      </w:tr>
      <w:tr w:rsidR="002D4FF8" w14:paraId="600206FE" w14:textId="77777777">
        <w:tc>
          <w:tcPr>
            <w:tcW w:w="1512" w:type="dxa"/>
            <w:shd w:val="clear" w:color="auto" w:fill="F0F4F8"/>
          </w:tcPr>
          <w:p w14:paraId="1FAA0C22" w14:textId="77777777" w:rsidR="002D4FF8" w:rsidRDefault="00000000">
            <w:r>
              <w:rPr>
                <w:sz w:val="20"/>
              </w:rPr>
              <w:t>Work Order</w:t>
            </w:r>
          </w:p>
        </w:tc>
        <w:tc>
          <w:tcPr>
            <w:tcW w:w="1512" w:type="dxa"/>
            <w:shd w:val="clear" w:color="auto" w:fill="F0F4F8"/>
          </w:tcPr>
          <w:p w14:paraId="59A04A4B" w14:textId="77777777" w:rsidR="002D4FF8" w:rsidRDefault="00000000">
            <w:r>
              <w:rPr>
                <w:sz w:val="20"/>
              </w:rPr>
              <w:t>CRUD+Approve+Export</w:t>
            </w:r>
          </w:p>
        </w:tc>
        <w:tc>
          <w:tcPr>
            <w:tcW w:w="1512" w:type="dxa"/>
            <w:shd w:val="clear" w:color="auto" w:fill="F0F4F8"/>
          </w:tcPr>
          <w:p w14:paraId="754F0632" w14:textId="77777777" w:rsidR="002D4FF8" w:rsidRDefault="00000000">
            <w:r>
              <w:rPr>
                <w:sz w:val="20"/>
              </w:rPr>
              <w:t>CRU+Approve+Export</w:t>
            </w:r>
          </w:p>
        </w:tc>
        <w:tc>
          <w:tcPr>
            <w:tcW w:w="1512" w:type="dxa"/>
            <w:shd w:val="clear" w:color="auto" w:fill="F0F4F8"/>
          </w:tcPr>
          <w:p w14:paraId="73AD9C07" w14:textId="77777777" w:rsidR="002D4FF8" w:rsidRDefault="00000000">
            <w:r>
              <w:rPr>
                <w:sz w:val="20"/>
              </w:rPr>
              <w:t>CRU+Approve+Export</w:t>
            </w:r>
          </w:p>
        </w:tc>
        <w:tc>
          <w:tcPr>
            <w:tcW w:w="1512" w:type="dxa"/>
            <w:shd w:val="clear" w:color="auto" w:fill="F0F4F8"/>
          </w:tcPr>
          <w:p w14:paraId="6647C016" w14:textId="77777777" w:rsidR="002D4FF8" w:rsidRDefault="00000000">
            <w:r>
              <w:rPr>
                <w:sz w:val="20"/>
              </w:rPr>
              <w:t>CRU+Export</w:t>
            </w:r>
          </w:p>
        </w:tc>
        <w:tc>
          <w:tcPr>
            <w:tcW w:w="1512" w:type="dxa"/>
            <w:shd w:val="clear" w:color="auto" w:fill="F0F4F8"/>
          </w:tcPr>
          <w:p w14:paraId="69A0FC75" w14:textId="77777777" w:rsidR="002D4FF8" w:rsidRDefault="00000000">
            <w:r>
              <w:rPr>
                <w:sz w:val="20"/>
              </w:rPr>
              <w:t>R</w:t>
            </w:r>
          </w:p>
        </w:tc>
      </w:tr>
      <w:tr w:rsidR="002D4FF8" w14:paraId="0DCB1E54" w14:textId="77777777">
        <w:tc>
          <w:tcPr>
            <w:tcW w:w="1512" w:type="dxa"/>
          </w:tcPr>
          <w:p w14:paraId="48D32D18" w14:textId="77777777" w:rsidR="002D4FF8" w:rsidRDefault="00000000">
            <w:r>
              <w:rPr>
                <w:sz w:val="20"/>
              </w:rPr>
              <w:t>Planning (แผนงาน)</w:t>
            </w:r>
          </w:p>
        </w:tc>
        <w:tc>
          <w:tcPr>
            <w:tcW w:w="1512" w:type="dxa"/>
          </w:tcPr>
          <w:p w14:paraId="6875BDFE" w14:textId="77777777" w:rsidR="002D4FF8" w:rsidRDefault="00000000">
            <w:r>
              <w:rPr>
                <w:sz w:val="20"/>
              </w:rPr>
              <w:t>CRUD</w:t>
            </w:r>
          </w:p>
        </w:tc>
        <w:tc>
          <w:tcPr>
            <w:tcW w:w="1512" w:type="dxa"/>
          </w:tcPr>
          <w:p w14:paraId="0806B608" w14:textId="77777777" w:rsidR="002D4FF8" w:rsidRDefault="00000000">
            <w:r>
              <w:rPr>
                <w:sz w:val="20"/>
              </w:rPr>
              <w:t>CRU</w:t>
            </w:r>
          </w:p>
        </w:tc>
        <w:tc>
          <w:tcPr>
            <w:tcW w:w="1512" w:type="dxa"/>
          </w:tcPr>
          <w:p w14:paraId="048214F2" w14:textId="77777777" w:rsidR="002D4FF8" w:rsidRDefault="00000000">
            <w:r>
              <w:rPr>
                <w:sz w:val="20"/>
              </w:rPr>
              <w:t>R</w:t>
            </w:r>
          </w:p>
        </w:tc>
        <w:tc>
          <w:tcPr>
            <w:tcW w:w="1512" w:type="dxa"/>
          </w:tcPr>
          <w:p w14:paraId="0D6A38B2" w14:textId="77777777" w:rsidR="002D4FF8" w:rsidRDefault="00000000">
            <w:r>
              <w:rPr>
                <w:sz w:val="20"/>
              </w:rPr>
              <w:t>R</w:t>
            </w:r>
          </w:p>
        </w:tc>
        <w:tc>
          <w:tcPr>
            <w:tcW w:w="1512" w:type="dxa"/>
          </w:tcPr>
          <w:p w14:paraId="3F0DC1A8" w14:textId="77777777" w:rsidR="002D4FF8" w:rsidRDefault="00000000">
            <w:r>
              <w:rPr>
                <w:sz w:val="20"/>
              </w:rPr>
              <w:t>R</w:t>
            </w:r>
          </w:p>
        </w:tc>
      </w:tr>
      <w:tr w:rsidR="002D4FF8" w14:paraId="1FA3F364" w14:textId="77777777">
        <w:tc>
          <w:tcPr>
            <w:tcW w:w="1512" w:type="dxa"/>
            <w:shd w:val="clear" w:color="auto" w:fill="F0F4F8"/>
          </w:tcPr>
          <w:p w14:paraId="44573D41" w14:textId="77777777" w:rsidR="002D4FF8" w:rsidRDefault="00000000">
            <w:r>
              <w:rPr>
                <w:sz w:val="20"/>
              </w:rPr>
              <w:t>Purchasing PR</w:t>
            </w:r>
          </w:p>
        </w:tc>
        <w:tc>
          <w:tcPr>
            <w:tcW w:w="1512" w:type="dxa"/>
            <w:shd w:val="clear" w:color="auto" w:fill="F0F4F8"/>
          </w:tcPr>
          <w:p w14:paraId="61D5BE0E" w14:textId="77777777" w:rsidR="002D4FF8" w:rsidRDefault="00000000">
            <w:r>
              <w:rPr>
                <w:sz w:val="20"/>
              </w:rPr>
              <w:t>CRUD+Approve</w:t>
            </w:r>
          </w:p>
        </w:tc>
        <w:tc>
          <w:tcPr>
            <w:tcW w:w="1512" w:type="dxa"/>
            <w:shd w:val="clear" w:color="auto" w:fill="F0F4F8"/>
          </w:tcPr>
          <w:p w14:paraId="5FE8F7F3" w14:textId="77777777" w:rsidR="002D4FF8" w:rsidRDefault="00000000">
            <w:r>
              <w:rPr>
                <w:sz w:val="20"/>
              </w:rPr>
              <w:t>CRU+Approve</w:t>
            </w:r>
          </w:p>
        </w:tc>
        <w:tc>
          <w:tcPr>
            <w:tcW w:w="1512" w:type="dxa"/>
            <w:shd w:val="clear" w:color="auto" w:fill="F0F4F8"/>
          </w:tcPr>
          <w:p w14:paraId="077D0F74" w14:textId="77777777" w:rsidR="002D4FF8" w:rsidRDefault="00000000">
            <w:r>
              <w:rPr>
                <w:sz w:val="20"/>
              </w:rPr>
              <w:t>CRU+Approve</w:t>
            </w:r>
          </w:p>
        </w:tc>
        <w:tc>
          <w:tcPr>
            <w:tcW w:w="1512" w:type="dxa"/>
            <w:shd w:val="clear" w:color="auto" w:fill="F0F4F8"/>
          </w:tcPr>
          <w:p w14:paraId="63C69760" w14:textId="77777777" w:rsidR="002D4FF8" w:rsidRDefault="00000000">
            <w:r>
              <w:rPr>
                <w:sz w:val="20"/>
              </w:rPr>
              <w:t>CR</w:t>
            </w:r>
          </w:p>
        </w:tc>
        <w:tc>
          <w:tcPr>
            <w:tcW w:w="1512" w:type="dxa"/>
            <w:shd w:val="clear" w:color="auto" w:fill="F0F4F8"/>
          </w:tcPr>
          <w:p w14:paraId="54AA2D98" w14:textId="77777777" w:rsidR="002D4FF8" w:rsidRDefault="00000000">
            <w:r>
              <w:rPr>
                <w:sz w:val="20"/>
              </w:rPr>
              <w:t>R</w:t>
            </w:r>
          </w:p>
        </w:tc>
      </w:tr>
      <w:tr w:rsidR="002D4FF8" w14:paraId="629B337A" w14:textId="77777777">
        <w:tc>
          <w:tcPr>
            <w:tcW w:w="1512" w:type="dxa"/>
          </w:tcPr>
          <w:p w14:paraId="6FBD0EA1" w14:textId="77777777" w:rsidR="002D4FF8" w:rsidRDefault="00000000">
            <w:r>
              <w:rPr>
                <w:sz w:val="20"/>
              </w:rPr>
              <w:t>Purchasing PO</w:t>
            </w:r>
          </w:p>
        </w:tc>
        <w:tc>
          <w:tcPr>
            <w:tcW w:w="1512" w:type="dxa"/>
          </w:tcPr>
          <w:p w14:paraId="42E72562" w14:textId="77777777" w:rsidR="002D4FF8" w:rsidRDefault="00000000">
            <w:r>
              <w:rPr>
                <w:sz w:val="20"/>
              </w:rPr>
              <w:t>CRUD+Approve+Export</w:t>
            </w:r>
          </w:p>
        </w:tc>
        <w:tc>
          <w:tcPr>
            <w:tcW w:w="1512" w:type="dxa"/>
          </w:tcPr>
          <w:p w14:paraId="3891F3D9" w14:textId="77777777" w:rsidR="002D4FF8" w:rsidRDefault="00000000">
            <w:r>
              <w:rPr>
                <w:sz w:val="20"/>
              </w:rPr>
              <w:t>CRU+Approve</w:t>
            </w:r>
          </w:p>
        </w:tc>
        <w:tc>
          <w:tcPr>
            <w:tcW w:w="1512" w:type="dxa"/>
          </w:tcPr>
          <w:p w14:paraId="52449E1A" w14:textId="77777777" w:rsidR="002D4FF8" w:rsidRDefault="00000000">
            <w:r>
              <w:rPr>
                <w:sz w:val="20"/>
              </w:rPr>
              <w:t>CRU+Approve</w:t>
            </w:r>
          </w:p>
        </w:tc>
        <w:tc>
          <w:tcPr>
            <w:tcW w:w="1512" w:type="dxa"/>
          </w:tcPr>
          <w:p w14:paraId="2D723638" w14:textId="77777777" w:rsidR="002D4FF8" w:rsidRDefault="00000000">
            <w:r>
              <w:rPr>
                <w:sz w:val="20"/>
              </w:rPr>
              <w:t>CR</w:t>
            </w:r>
          </w:p>
        </w:tc>
        <w:tc>
          <w:tcPr>
            <w:tcW w:w="1512" w:type="dxa"/>
          </w:tcPr>
          <w:p w14:paraId="1196D5F8" w14:textId="77777777" w:rsidR="002D4FF8" w:rsidRDefault="00000000">
            <w:r>
              <w:rPr>
                <w:sz w:val="20"/>
              </w:rPr>
              <w:t>R+Export</w:t>
            </w:r>
          </w:p>
        </w:tc>
      </w:tr>
      <w:tr w:rsidR="002D4FF8" w14:paraId="258C3C22" w14:textId="77777777">
        <w:tc>
          <w:tcPr>
            <w:tcW w:w="1512" w:type="dxa"/>
            <w:shd w:val="clear" w:color="auto" w:fill="F0F4F8"/>
          </w:tcPr>
          <w:p w14:paraId="7712CBD9" w14:textId="77777777" w:rsidR="002D4FF8" w:rsidRDefault="00000000">
            <w:r>
              <w:rPr>
                <w:sz w:val="20"/>
              </w:rPr>
              <w:t>Sales (ขาย)</w:t>
            </w:r>
          </w:p>
        </w:tc>
        <w:tc>
          <w:tcPr>
            <w:tcW w:w="1512" w:type="dxa"/>
            <w:shd w:val="clear" w:color="auto" w:fill="F0F4F8"/>
          </w:tcPr>
          <w:p w14:paraId="27233FB1" w14:textId="77777777" w:rsidR="002D4FF8" w:rsidRDefault="00000000">
            <w:r>
              <w:rPr>
                <w:sz w:val="20"/>
              </w:rPr>
              <w:t>CRUD+Approve+Export</w:t>
            </w:r>
          </w:p>
        </w:tc>
        <w:tc>
          <w:tcPr>
            <w:tcW w:w="1512" w:type="dxa"/>
            <w:shd w:val="clear" w:color="auto" w:fill="F0F4F8"/>
          </w:tcPr>
          <w:p w14:paraId="0E4F2685" w14:textId="77777777" w:rsidR="002D4FF8" w:rsidRDefault="00000000">
            <w:r>
              <w:rPr>
                <w:sz w:val="20"/>
              </w:rPr>
              <w:t>CRU+Approve+Export</w:t>
            </w:r>
          </w:p>
        </w:tc>
        <w:tc>
          <w:tcPr>
            <w:tcW w:w="1512" w:type="dxa"/>
            <w:shd w:val="clear" w:color="auto" w:fill="F0F4F8"/>
          </w:tcPr>
          <w:p w14:paraId="0D857F28" w14:textId="77777777" w:rsidR="002D4FF8" w:rsidRDefault="00000000">
            <w:r>
              <w:rPr>
                <w:sz w:val="20"/>
              </w:rPr>
              <w:t>CRU+Approve+Export</w:t>
            </w:r>
          </w:p>
        </w:tc>
        <w:tc>
          <w:tcPr>
            <w:tcW w:w="1512" w:type="dxa"/>
            <w:shd w:val="clear" w:color="auto" w:fill="F0F4F8"/>
          </w:tcPr>
          <w:p w14:paraId="556BD5E8" w14:textId="77777777" w:rsidR="002D4FF8" w:rsidRDefault="00000000">
            <w:r>
              <w:rPr>
                <w:sz w:val="20"/>
              </w:rPr>
              <w:t>CR</w:t>
            </w:r>
          </w:p>
        </w:tc>
        <w:tc>
          <w:tcPr>
            <w:tcW w:w="1512" w:type="dxa"/>
            <w:shd w:val="clear" w:color="auto" w:fill="F0F4F8"/>
          </w:tcPr>
          <w:p w14:paraId="24F9FDD9" w14:textId="77777777" w:rsidR="002D4FF8" w:rsidRDefault="00000000">
            <w:r>
              <w:rPr>
                <w:sz w:val="20"/>
              </w:rPr>
              <w:t>R+Export</w:t>
            </w:r>
          </w:p>
        </w:tc>
      </w:tr>
      <w:tr w:rsidR="002D4FF8" w14:paraId="73221C6E" w14:textId="77777777">
        <w:tc>
          <w:tcPr>
            <w:tcW w:w="1512" w:type="dxa"/>
          </w:tcPr>
          <w:p w14:paraId="0FEBB713" w14:textId="77777777" w:rsidR="002D4FF8" w:rsidRDefault="00000000">
            <w:r>
              <w:rPr>
                <w:sz w:val="20"/>
              </w:rPr>
              <w:t>HR (บุคคล)</w:t>
            </w:r>
          </w:p>
        </w:tc>
        <w:tc>
          <w:tcPr>
            <w:tcW w:w="1512" w:type="dxa"/>
          </w:tcPr>
          <w:p w14:paraId="60DB1BC2" w14:textId="77777777" w:rsidR="002D4FF8" w:rsidRDefault="00000000">
            <w:r>
              <w:rPr>
                <w:sz w:val="20"/>
              </w:rPr>
              <w:t>Full</w:t>
            </w:r>
          </w:p>
        </w:tc>
        <w:tc>
          <w:tcPr>
            <w:tcW w:w="1512" w:type="dxa"/>
          </w:tcPr>
          <w:p w14:paraId="50C4C2BC" w14:textId="77777777" w:rsidR="002D4FF8" w:rsidRDefault="00000000">
            <w:r>
              <w:rPr>
                <w:sz w:val="20"/>
              </w:rPr>
              <w:t>Most</w:t>
            </w:r>
          </w:p>
        </w:tc>
        <w:tc>
          <w:tcPr>
            <w:tcW w:w="1512" w:type="dxa"/>
          </w:tcPr>
          <w:p w14:paraId="276F774C" w14:textId="77777777" w:rsidR="002D4FF8" w:rsidRDefault="00000000">
            <w:r>
              <w:rPr>
                <w:sz w:val="20"/>
              </w:rPr>
              <w:t>Dept scope</w:t>
            </w:r>
          </w:p>
        </w:tc>
        <w:tc>
          <w:tcPr>
            <w:tcW w:w="1512" w:type="dxa"/>
          </w:tcPr>
          <w:p w14:paraId="7A405FA5" w14:textId="77777777" w:rsidR="002D4FF8" w:rsidRDefault="00000000">
            <w:r>
              <w:rPr>
                <w:sz w:val="20"/>
              </w:rPr>
              <w:t>Own data</w:t>
            </w:r>
          </w:p>
        </w:tc>
        <w:tc>
          <w:tcPr>
            <w:tcW w:w="1512" w:type="dxa"/>
          </w:tcPr>
          <w:p w14:paraId="12A23042" w14:textId="77777777" w:rsidR="002D4FF8" w:rsidRDefault="00000000">
            <w:r>
              <w:rPr>
                <w:sz w:val="20"/>
              </w:rPr>
              <w:t>-</w:t>
            </w:r>
          </w:p>
        </w:tc>
      </w:tr>
      <w:tr w:rsidR="002D4FF8" w14:paraId="4A9CF571" w14:textId="77777777">
        <w:tc>
          <w:tcPr>
            <w:tcW w:w="1512" w:type="dxa"/>
            <w:shd w:val="clear" w:color="auto" w:fill="F0F4F8"/>
          </w:tcPr>
          <w:p w14:paraId="7EA99A99" w14:textId="77777777" w:rsidR="002D4FF8" w:rsidRDefault="00000000">
            <w:r>
              <w:rPr>
                <w:sz w:val="20"/>
              </w:rPr>
              <w:t>Tools (เครื่องมือ)</w:t>
            </w:r>
          </w:p>
        </w:tc>
        <w:tc>
          <w:tcPr>
            <w:tcW w:w="1512" w:type="dxa"/>
            <w:shd w:val="clear" w:color="auto" w:fill="F0F4F8"/>
          </w:tcPr>
          <w:p w14:paraId="4B9CDC7D" w14:textId="77777777" w:rsidR="002D4FF8" w:rsidRDefault="00000000">
            <w:r>
              <w:rPr>
                <w:sz w:val="20"/>
              </w:rPr>
              <w:t>CRUD+Execute+Export</w:t>
            </w:r>
          </w:p>
        </w:tc>
        <w:tc>
          <w:tcPr>
            <w:tcW w:w="1512" w:type="dxa"/>
            <w:shd w:val="clear" w:color="auto" w:fill="F0F4F8"/>
          </w:tcPr>
          <w:p w14:paraId="5BC37975" w14:textId="77777777" w:rsidR="002D4FF8" w:rsidRDefault="00000000">
            <w:r>
              <w:rPr>
                <w:sz w:val="20"/>
              </w:rPr>
              <w:t>CRU+Execute+Export</w:t>
            </w:r>
          </w:p>
        </w:tc>
        <w:tc>
          <w:tcPr>
            <w:tcW w:w="1512" w:type="dxa"/>
            <w:shd w:val="clear" w:color="auto" w:fill="F0F4F8"/>
          </w:tcPr>
          <w:p w14:paraId="7517535E" w14:textId="77777777" w:rsidR="002D4FF8" w:rsidRDefault="00000000">
            <w:r>
              <w:rPr>
                <w:sz w:val="20"/>
              </w:rPr>
              <w:t>CRU+Execute+Export</w:t>
            </w:r>
          </w:p>
        </w:tc>
        <w:tc>
          <w:tcPr>
            <w:tcW w:w="1512" w:type="dxa"/>
            <w:shd w:val="clear" w:color="auto" w:fill="F0F4F8"/>
          </w:tcPr>
          <w:p w14:paraId="1AE6437F" w14:textId="77777777" w:rsidR="002D4FF8" w:rsidRDefault="00000000">
            <w:r>
              <w:rPr>
                <w:sz w:val="20"/>
              </w:rPr>
              <w:t>R+Execute</w:t>
            </w:r>
          </w:p>
        </w:tc>
        <w:tc>
          <w:tcPr>
            <w:tcW w:w="1512" w:type="dxa"/>
            <w:shd w:val="clear" w:color="auto" w:fill="F0F4F8"/>
          </w:tcPr>
          <w:p w14:paraId="0EB82CD7" w14:textId="77777777" w:rsidR="002D4FF8" w:rsidRDefault="00000000">
            <w:r>
              <w:rPr>
                <w:sz w:val="20"/>
              </w:rPr>
              <w:t>R+Export</w:t>
            </w:r>
          </w:p>
        </w:tc>
      </w:tr>
      <w:tr w:rsidR="002D4FF8" w14:paraId="3E9E4CA7" w14:textId="77777777">
        <w:tc>
          <w:tcPr>
            <w:tcW w:w="1512" w:type="dxa"/>
          </w:tcPr>
          <w:p w14:paraId="0280D8E1" w14:textId="77777777" w:rsidR="002D4FF8" w:rsidRDefault="00000000">
            <w:r>
              <w:rPr>
                <w:sz w:val="20"/>
              </w:rPr>
              <w:t>Master Data</w:t>
            </w:r>
          </w:p>
        </w:tc>
        <w:tc>
          <w:tcPr>
            <w:tcW w:w="1512" w:type="dxa"/>
          </w:tcPr>
          <w:p w14:paraId="240CE7A3" w14:textId="77777777" w:rsidR="002D4FF8" w:rsidRDefault="00000000">
            <w:r>
              <w:rPr>
                <w:sz w:val="20"/>
              </w:rPr>
              <w:t>CRUD</w:t>
            </w:r>
          </w:p>
        </w:tc>
        <w:tc>
          <w:tcPr>
            <w:tcW w:w="1512" w:type="dxa"/>
          </w:tcPr>
          <w:p w14:paraId="1E1F1F07" w14:textId="77777777" w:rsidR="002D4FF8" w:rsidRDefault="00000000">
            <w:r>
              <w:rPr>
                <w:sz w:val="20"/>
              </w:rPr>
              <w:t>CRU</w:t>
            </w:r>
          </w:p>
        </w:tc>
        <w:tc>
          <w:tcPr>
            <w:tcW w:w="1512" w:type="dxa"/>
          </w:tcPr>
          <w:p w14:paraId="2AF60C9C" w14:textId="77777777" w:rsidR="002D4FF8" w:rsidRDefault="00000000">
            <w:r>
              <w:rPr>
                <w:sz w:val="20"/>
              </w:rPr>
              <w:t>CRU</w:t>
            </w:r>
          </w:p>
        </w:tc>
        <w:tc>
          <w:tcPr>
            <w:tcW w:w="1512" w:type="dxa"/>
          </w:tcPr>
          <w:p w14:paraId="3C4E97EF" w14:textId="77777777" w:rsidR="002D4FF8" w:rsidRDefault="00000000">
            <w:r>
              <w:rPr>
                <w:sz w:val="20"/>
              </w:rPr>
              <w:t>R</w:t>
            </w:r>
          </w:p>
        </w:tc>
        <w:tc>
          <w:tcPr>
            <w:tcW w:w="1512" w:type="dxa"/>
          </w:tcPr>
          <w:p w14:paraId="2E278ECE" w14:textId="77777777" w:rsidR="002D4FF8" w:rsidRDefault="00000000">
            <w:r>
              <w:rPr>
                <w:sz w:val="20"/>
              </w:rPr>
              <w:t>R</w:t>
            </w:r>
          </w:p>
        </w:tc>
      </w:tr>
      <w:tr w:rsidR="002D4FF8" w14:paraId="780CC7AC" w14:textId="77777777">
        <w:tc>
          <w:tcPr>
            <w:tcW w:w="1512" w:type="dxa"/>
            <w:shd w:val="clear" w:color="auto" w:fill="F0F4F8"/>
          </w:tcPr>
          <w:p w14:paraId="59EF7803" w14:textId="77777777" w:rsidR="002D4FF8" w:rsidRDefault="00000000">
            <w:r>
              <w:rPr>
                <w:sz w:val="20"/>
              </w:rPr>
              <w:t>Customer</w:t>
            </w:r>
          </w:p>
        </w:tc>
        <w:tc>
          <w:tcPr>
            <w:tcW w:w="1512" w:type="dxa"/>
            <w:shd w:val="clear" w:color="auto" w:fill="F0F4F8"/>
          </w:tcPr>
          <w:p w14:paraId="52DBE0A8" w14:textId="77777777" w:rsidR="002D4FF8" w:rsidRDefault="00000000">
            <w:r>
              <w:rPr>
                <w:sz w:val="20"/>
              </w:rPr>
              <w:t>CRUD+Export</w:t>
            </w:r>
          </w:p>
        </w:tc>
        <w:tc>
          <w:tcPr>
            <w:tcW w:w="1512" w:type="dxa"/>
            <w:shd w:val="clear" w:color="auto" w:fill="F0F4F8"/>
          </w:tcPr>
          <w:p w14:paraId="58467781" w14:textId="77777777" w:rsidR="002D4FF8" w:rsidRDefault="00000000">
            <w:r>
              <w:rPr>
                <w:sz w:val="20"/>
              </w:rPr>
              <w:t>CRU+Export</w:t>
            </w:r>
          </w:p>
        </w:tc>
        <w:tc>
          <w:tcPr>
            <w:tcW w:w="1512" w:type="dxa"/>
            <w:shd w:val="clear" w:color="auto" w:fill="F0F4F8"/>
          </w:tcPr>
          <w:p w14:paraId="22636DFA" w14:textId="77777777" w:rsidR="002D4FF8" w:rsidRDefault="00000000">
            <w:r>
              <w:rPr>
                <w:sz w:val="20"/>
              </w:rPr>
              <w:t>CRU+Export</w:t>
            </w:r>
          </w:p>
        </w:tc>
        <w:tc>
          <w:tcPr>
            <w:tcW w:w="1512" w:type="dxa"/>
            <w:shd w:val="clear" w:color="auto" w:fill="F0F4F8"/>
          </w:tcPr>
          <w:p w14:paraId="5B7EC8B1" w14:textId="77777777" w:rsidR="002D4FF8" w:rsidRDefault="00000000">
            <w:r>
              <w:rPr>
                <w:sz w:val="20"/>
              </w:rPr>
              <w:t>R</w:t>
            </w:r>
          </w:p>
        </w:tc>
        <w:tc>
          <w:tcPr>
            <w:tcW w:w="1512" w:type="dxa"/>
            <w:shd w:val="clear" w:color="auto" w:fill="F0F4F8"/>
          </w:tcPr>
          <w:p w14:paraId="29E602F9" w14:textId="77777777" w:rsidR="002D4FF8" w:rsidRDefault="00000000">
            <w:r>
              <w:rPr>
                <w:sz w:val="20"/>
              </w:rPr>
              <w:t>R+Export</w:t>
            </w:r>
          </w:p>
        </w:tc>
      </w:tr>
      <w:tr w:rsidR="002D4FF8" w14:paraId="7E0E5303" w14:textId="77777777">
        <w:tc>
          <w:tcPr>
            <w:tcW w:w="1512" w:type="dxa"/>
          </w:tcPr>
          <w:p w14:paraId="1D54FAB0" w14:textId="77777777" w:rsidR="002D4FF8" w:rsidRDefault="00000000">
            <w:r>
              <w:rPr>
                <w:sz w:val="20"/>
              </w:rPr>
              <w:t>Finance</w:t>
            </w:r>
          </w:p>
        </w:tc>
        <w:tc>
          <w:tcPr>
            <w:tcW w:w="1512" w:type="dxa"/>
          </w:tcPr>
          <w:p w14:paraId="6021E650" w14:textId="77777777" w:rsidR="002D4FF8" w:rsidRDefault="00000000">
            <w:r>
              <w:rPr>
                <w:sz w:val="20"/>
              </w:rPr>
              <w:t>R+Export</w:t>
            </w:r>
          </w:p>
        </w:tc>
        <w:tc>
          <w:tcPr>
            <w:tcW w:w="1512" w:type="dxa"/>
          </w:tcPr>
          <w:p w14:paraId="0F8D63A2" w14:textId="77777777" w:rsidR="002D4FF8" w:rsidRDefault="00000000">
            <w:r>
              <w:rPr>
                <w:sz w:val="20"/>
              </w:rPr>
              <w:t>R</w:t>
            </w:r>
          </w:p>
        </w:tc>
        <w:tc>
          <w:tcPr>
            <w:tcW w:w="1512" w:type="dxa"/>
          </w:tcPr>
          <w:p w14:paraId="3E33E5CA" w14:textId="77777777" w:rsidR="002D4FF8" w:rsidRDefault="00000000">
            <w:r>
              <w:rPr>
                <w:sz w:val="20"/>
              </w:rPr>
              <w:t>R</w:t>
            </w:r>
          </w:p>
        </w:tc>
        <w:tc>
          <w:tcPr>
            <w:tcW w:w="1512" w:type="dxa"/>
          </w:tcPr>
          <w:p w14:paraId="6803491A" w14:textId="77777777" w:rsidR="002D4FF8" w:rsidRDefault="00000000">
            <w:r>
              <w:rPr>
                <w:sz w:val="20"/>
              </w:rPr>
              <w:t>R</w:t>
            </w:r>
          </w:p>
        </w:tc>
        <w:tc>
          <w:tcPr>
            <w:tcW w:w="1512" w:type="dxa"/>
          </w:tcPr>
          <w:p w14:paraId="611858AA" w14:textId="77777777" w:rsidR="002D4FF8" w:rsidRDefault="00000000">
            <w:r>
              <w:rPr>
                <w:sz w:val="20"/>
              </w:rPr>
              <w:t>R</w:t>
            </w:r>
          </w:p>
        </w:tc>
      </w:tr>
      <w:tr w:rsidR="002D4FF8" w14:paraId="3766BA40" w14:textId="77777777">
        <w:tc>
          <w:tcPr>
            <w:tcW w:w="1512" w:type="dxa"/>
            <w:shd w:val="clear" w:color="auto" w:fill="F0F4F8"/>
          </w:tcPr>
          <w:p w14:paraId="06939174" w14:textId="77777777" w:rsidR="002D4FF8" w:rsidRDefault="00000000">
            <w:r>
              <w:rPr>
                <w:sz w:val="20"/>
              </w:rPr>
              <w:t>Admin</w:t>
            </w:r>
          </w:p>
        </w:tc>
        <w:tc>
          <w:tcPr>
            <w:tcW w:w="1512" w:type="dxa"/>
            <w:shd w:val="clear" w:color="auto" w:fill="F0F4F8"/>
          </w:tcPr>
          <w:p w14:paraId="663FD040" w14:textId="77777777" w:rsidR="002D4FF8" w:rsidRDefault="00000000">
            <w:r>
              <w:rPr>
                <w:sz w:val="20"/>
              </w:rPr>
              <w:t>Full</w:t>
            </w:r>
          </w:p>
        </w:tc>
        <w:tc>
          <w:tcPr>
            <w:tcW w:w="1512" w:type="dxa"/>
            <w:shd w:val="clear" w:color="auto" w:fill="F0F4F8"/>
          </w:tcPr>
          <w:p w14:paraId="39252189" w14:textId="77777777" w:rsidR="002D4FF8" w:rsidRDefault="00000000">
            <w:r>
              <w:rPr>
                <w:sz w:val="20"/>
              </w:rPr>
              <w:t>-</w:t>
            </w:r>
          </w:p>
        </w:tc>
        <w:tc>
          <w:tcPr>
            <w:tcW w:w="1512" w:type="dxa"/>
            <w:shd w:val="clear" w:color="auto" w:fill="F0F4F8"/>
          </w:tcPr>
          <w:p w14:paraId="60844907" w14:textId="77777777" w:rsidR="002D4FF8" w:rsidRDefault="00000000">
            <w:r>
              <w:rPr>
                <w:sz w:val="20"/>
              </w:rPr>
              <w:t>-</w:t>
            </w:r>
          </w:p>
        </w:tc>
        <w:tc>
          <w:tcPr>
            <w:tcW w:w="1512" w:type="dxa"/>
            <w:shd w:val="clear" w:color="auto" w:fill="F0F4F8"/>
          </w:tcPr>
          <w:p w14:paraId="4DF27D97" w14:textId="77777777" w:rsidR="002D4FF8" w:rsidRDefault="00000000">
            <w:r>
              <w:rPr>
                <w:sz w:val="20"/>
              </w:rPr>
              <w:t>-</w:t>
            </w:r>
          </w:p>
        </w:tc>
        <w:tc>
          <w:tcPr>
            <w:tcW w:w="1512" w:type="dxa"/>
            <w:shd w:val="clear" w:color="auto" w:fill="F0F4F8"/>
          </w:tcPr>
          <w:p w14:paraId="6AC8E0D8" w14:textId="77777777" w:rsidR="002D4FF8" w:rsidRDefault="00000000">
            <w:r>
              <w:rPr>
                <w:sz w:val="20"/>
              </w:rPr>
              <w:t>-</w:t>
            </w:r>
          </w:p>
        </w:tc>
      </w:tr>
    </w:tbl>
    <w:p w14:paraId="7B0405C8" w14:textId="77777777" w:rsidR="002D4FF8" w:rsidRDefault="002D4FF8"/>
    <w:p w14:paraId="645ED65F" w14:textId="77777777" w:rsidR="002D4FF8" w:rsidRDefault="00000000">
      <w:r>
        <w:rPr>
          <w:i/>
        </w:rPr>
        <w:t>C=Create, R=Read, U=Update, D=Delete</w:t>
      </w:r>
    </w:p>
    <w:p w14:paraId="2552D926" w14:textId="77777777" w:rsidR="002D4FF8" w:rsidRDefault="00000000">
      <w:pPr>
        <w:pStyle w:val="Heading3"/>
      </w:pPr>
      <w:r>
        <w:lastRenderedPageBreak/>
        <w:t>ขอบเขตข้อมูลตามบทบาท (Data Scope)</w:t>
      </w:r>
    </w:p>
    <w:p w14:paraId="76614A16" w14:textId="77777777" w:rsidR="002D4FF8" w:rsidRDefault="00000000">
      <w:pPr>
        <w:spacing w:before="80" w:after="80"/>
      </w:pPr>
      <w:r>
        <w:rPr>
          <w:i/>
          <w:color w:val="646464"/>
          <w:sz w:val="18"/>
        </w:rPr>
        <w:t>📊 [Mermaid Diagram — ดูใน VS Code: Ctrl+Shift+V]</w:t>
      </w:r>
    </w:p>
    <w:p w14:paraId="0D64328B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>graph TB</w:t>
      </w:r>
    </w:p>
    <w:p w14:paraId="57F3BE6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"Owner / Manager"</w:t>
      </w:r>
    </w:p>
    <w:p w14:paraId="3CDC99A9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ALL["เห็นข้อมูลทั้งองค์กร"]</w:t>
      </w:r>
    </w:p>
    <w:p w14:paraId="75FFC83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70B13F1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"Supervisor"</w:t>
      </w:r>
    </w:p>
    <w:p w14:paraId="5ACF7163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DEPT["เห็นข้อมูลทั้งแผนก"]</w:t>
      </w:r>
    </w:p>
    <w:p w14:paraId="633DB6CF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519B06DA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subgraph "Staff"</w:t>
      </w:r>
    </w:p>
    <w:p w14:paraId="4362C95D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    OWN["เห็นเฉพาะข้อมูลตัวเอง"]</w:t>
      </w:r>
    </w:p>
    <w:p w14:paraId="3FD3CB67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end</w:t>
      </w:r>
    </w:p>
    <w:p w14:paraId="3B2F075C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ALL --&gt; DEPT --&gt; OWN</w:t>
      </w:r>
    </w:p>
    <w:p w14:paraId="163A1F3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ALL fill:#10b981,color:#fff</w:t>
      </w:r>
    </w:p>
    <w:p w14:paraId="4ECBCC01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DEPT fill:#8b5cf6,color:#fff</w:t>
      </w:r>
    </w:p>
    <w:p w14:paraId="7B5E3274" w14:textId="77777777" w:rsidR="002D4FF8" w:rsidRDefault="00000000">
      <w:pPr>
        <w:spacing w:after="0"/>
        <w:ind w:left="567"/>
      </w:pPr>
      <w:r>
        <w:rPr>
          <w:rFonts w:ascii="Consolas" w:hAnsi="Consolas"/>
          <w:color w:val="505050"/>
          <w:sz w:val="16"/>
        </w:rPr>
        <w:t xml:space="preserve">    style OWN fill:#06b6d4,color:#fff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D4FF8" w14:paraId="117A3090" w14:textId="77777777">
        <w:tc>
          <w:tcPr>
            <w:tcW w:w="2268" w:type="dxa"/>
            <w:shd w:val="clear" w:color="auto" w:fill="003366"/>
          </w:tcPr>
          <w:p w14:paraId="67C28227" w14:textId="77777777" w:rsidR="002D4FF8" w:rsidRDefault="00000000">
            <w:r>
              <w:rPr>
                <w:b/>
                <w:color w:val="FFFFFF"/>
                <w:sz w:val="20"/>
              </w:rPr>
              <w:t>ข้อมูล</w:t>
            </w:r>
          </w:p>
        </w:tc>
        <w:tc>
          <w:tcPr>
            <w:tcW w:w="2268" w:type="dxa"/>
            <w:shd w:val="clear" w:color="auto" w:fill="003366"/>
          </w:tcPr>
          <w:p w14:paraId="2C07EF4E" w14:textId="77777777" w:rsidR="002D4FF8" w:rsidRDefault="00000000">
            <w:r>
              <w:rPr>
                <w:b/>
                <w:color w:val="FFFFFF"/>
                <w:sz w:val="20"/>
              </w:rPr>
              <w:t>Staff</w:t>
            </w:r>
          </w:p>
        </w:tc>
        <w:tc>
          <w:tcPr>
            <w:tcW w:w="2268" w:type="dxa"/>
            <w:shd w:val="clear" w:color="auto" w:fill="003366"/>
          </w:tcPr>
          <w:p w14:paraId="477454B5" w14:textId="77777777" w:rsidR="002D4FF8" w:rsidRDefault="00000000">
            <w:r>
              <w:rPr>
                <w:b/>
                <w:color w:val="FFFFFF"/>
                <w:sz w:val="20"/>
              </w:rPr>
              <w:t>Supervisor</w:t>
            </w:r>
          </w:p>
        </w:tc>
        <w:tc>
          <w:tcPr>
            <w:tcW w:w="2268" w:type="dxa"/>
            <w:shd w:val="clear" w:color="auto" w:fill="003366"/>
          </w:tcPr>
          <w:p w14:paraId="54E287A2" w14:textId="77777777" w:rsidR="002D4FF8" w:rsidRDefault="00000000">
            <w:r>
              <w:rPr>
                <w:b/>
                <w:color w:val="FFFFFF"/>
                <w:sz w:val="20"/>
              </w:rPr>
              <w:t>Manager/Owner</w:t>
            </w:r>
          </w:p>
        </w:tc>
      </w:tr>
      <w:tr w:rsidR="002D4FF8" w14:paraId="48D160C9" w14:textId="77777777">
        <w:tc>
          <w:tcPr>
            <w:tcW w:w="2268" w:type="dxa"/>
            <w:shd w:val="clear" w:color="auto" w:fill="F0F4F8"/>
          </w:tcPr>
          <w:p w14:paraId="17A5CE92" w14:textId="77777777" w:rsidR="002D4FF8" w:rsidRDefault="00000000">
            <w:r>
              <w:rPr>
                <w:sz w:val="20"/>
              </w:rPr>
              <w:t>Timesheet, ใบลา, รายงานประจำวัน</w:t>
            </w:r>
          </w:p>
        </w:tc>
        <w:tc>
          <w:tcPr>
            <w:tcW w:w="2268" w:type="dxa"/>
            <w:shd w:val="clear" w:color="auto" w:fill="F0F4F8"/>
          </w:tcPr>
          <w:p w14:paraId="4EF26ABD" w14:textId="77777777" w:rsidR="002D4FF8" w:rsidRDefault="00000000">
            <w:r>
              <w:rPr>
                <w:sz w:val="20"/>
              </w:rPr>
              <w:t>ของตัวเอง</w:t>
            </w:r>
          </w:p>
        </w:tc>
        <w:tc>
          <w:tcPr>
            <w:tcW w:w="2268" w:type="dxa"/>
            <w:shd w:val="clear" w:color="auto" w:fill="F0F4F8"/>
          </w:tcPr>
          <w:p w14:paraId="44F5BB3D" w14:textId="77777777" w:rsidR="002D4FF8" w:rsidRDefault="00000000">
            <w:r>
              <w:rPr>
                <w:sz w:val="20"/>
              </w:rPr>
              <w:t>ทั้งแผนก</w:t>
            </w:r>
          </w:p>
        </w:tc>
        <w:tc>
          <w:tcPr>
            <w:tcW w:w="2268" w:type="dxa"/>
            <w:shd w:val="clear" w:color="auto" w:fill="F0F4F8"/>
          </w:tcPr>
          <w:p w14:paraId="221CE030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</w:tr>
      <w:tr w:rsidR="002D4FF8" w14:paraId="6B59D2D5" w14:textId="77777777">
        <w:tc>
          <w:tcPr>
            <w:tcW w:w="2268" w:type="dxa"/>
          </w:tcPr>
          <w:p w14:paraId="237AE693" w14:textId="77777777" w:rsidR="002D4FF8" w:rsidRDefault="00000000">
            <w:r>
              <w:rPr>
                <w:sz w:val="20"/>
              </w:rPr>
              <w:t>พนักงาน</w:t>
            </w:r>
          </w:p>
        </w:tc>
        <w:tc>
          <w:tcPr>
            <w:tcW w:w="2268" w:type="dxa"/>
          </w:tcPr>
          <w:p w14:paraId="3CEC49ED" w14:textId="77777777" w:rsidR="002D4FF8" w:rsidRDefault="00000000">
            <w:r>
              <w:rPr>
                <w:sz w:val="20"/>
              </w:rPr>
              <w:t>ไม่มีสิทธิ์</w:t>
            </w:r>
          </w:p>
        </w:tc>
        <w:tc>
          <w:tcPr>
            <w:tcW w:w="2268" w:type="dxa"/>
          </w:tcPr>
          <w:p w14:paraId="4FDCEF99" w14:textId="77777777" w:rsidR="002D4FF8" w:rsidRDefault="00000000">
            <w:r>
              <w:rPr>
                <w:sz w:val="20"/>
              </w:rPr>
              <w:t>ทั้งแผนก</w:t>
            </w:r>
          </w:p>
        </w:tc>
        <w:tc>
          <w:tcPr>
            <w:tcW w:w="2268" w:type="dxa"/>
          </w:tcPr>
          <w:p w14:paraId="69E0AD00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</w:tr>
      <w:tr w:rsidR="002D4FF8" w14:paraId="7802BD30" w14:textId="77777777">
        <w:tc>
          <w:tcPr>
            <w:tcW w:w="2268" w:type="dxa"/>
            <w:shd w:val="clear" w:color="auto" w:fill="F0F4F8"/>
          </w:tcPr>
          <w:p w14:paraId="6FFA1C8D" w14:textId="77777777" w:rsidR="002D4FF8" w:rsidRDefault="00000000">
            <w:r>
              <w:rPr>
                <w:sz w:val="20"/>
              </w:rPr>
              <w:t>ใบขอซื้อ (PR)</w:t>
            </w:r>
          </w:p>
        </w:tc>
        <w:tc>
          <w:tcPr>
            <w:tcW w:w="2268" w:type="dxa"/>
            <w:shd w:val="clear" w:color="auto" w:fill="F0F4F8"/>
          </w:tcPr>
          <w:p w14:paraId="69265211" w14:textId="77777777" w:rsidR="002D4FF8" w:rsidRDefault="00000000">
            <w:r>
              <w:rPr>
                <w:sz w:val="20"/>
              </w:rPr>
              <w:t>ของตัวเอง</w:t>
            </w:r>
          </w:p>
        </w:tc>
        <w:tc>
          <w:tcPr>
            <w:tcW w:w="2268" w:type="dxa"/>
            <w:shd w:val="clear" w:color="auto" w:fill="F0F4F8"/>
          </w:tcPr>
          <w:p w14:paraId="7E275853" w14:textId="77777777" w:rsidR="002D4FF8" w:rsidRDefault="00000000">
            <w:r>
              <w:rPr>
                <w:sz w:val="20"/>
              </w:rPr>
              <w:t>ทั้งแผนก</w:t>
            </w:r>
          </w:p>
        </w:tc>
        <w:tc>
          <w:tcPr>
            <w:tcW w:w="2268" w:type="dxa"/>
            <w:shd w:val="clear" w:color="auto" w:fill="F0F4F8"/>
          </w:tcPr>
          <w:p w14:paraId="4674558C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</w:tr>
      <w:tr w:rsidR="002D4FF8" w14:paraId="368262C5" w14:textId="77777777">
        <w:tc>
          <w:tcPr>
            <w:tcW w:w="2268" w:type="dxa"/>
          </w:tcPr>
          <w:p w14:paraId="1C20D8C5" w14:textId="77777777" w:rsidR="002D4FF8" w:rsidRDefault="00000000">
            <w:r>
              <w:rPr>
                <w:sz w:val="20"/>
              </w:rPr>
              <w:t>Inventory, WO, อื่นๆ</w:t>
            </w:r>
          </w:p>
        </w:tc>
        <w:tc>
          <w:tcPr>
            <w:tcW w:w="2268" w:type="dxa"/>
          </w:tcPr>
          <w:p w14:paraId="3328BAA2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  <w:tc>
          <w:tcPr>
            <w:tcW w:w="2268" w:type="dxa"/>
          </w:tcPr>
          <w:p w14:paraId="3C8CB41D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  <w:tc>
          <w:tcPr>
            <w:tcW w:w="2268" w:type="dxa"/>
          </w:tcPr>
          <w:p w14:paraId="7CE69F83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</w:tr>
      <w:tr w:rsidR="002D4FF8" w14:paraId="004C2A57" w14:textId="77777777">
        <w:tc>
          <w:tcPr>
            <w:tcW w:w="2268" w:type="dxa"/>
            <w:shd w:val="clear" w:color="auto" w:fill="F0F4F8"/>
          </w:tcPr>
          <w:p w14:paraId="4313F4E9" w14:textId="77777777" w:rsidR="002D4FF8" w:rsidRDefault="00000000">
            <w:r>
              <w:rPr>
                <w:sz w:val="20"/>
              </w:rPr>
              <w:t>Payroll, Finance</w:t>
            </w:r>
          </w:p>
        </w:tc>
        <w:tc>
          <w:tcPr>
            <w:tcW w:w="2268" w:type="dxa"/>
            <w:shd w:val="clear" w:color="auto" w:fill="F0F4F8"/>
          </w:tcPr>
          <w:p w14:paraId="6FA76436" w14:textId="77777777" w:rsidR="002D4FF8" w:rsidRDefault="00000000">
            <w:r>
              <w:rPr>
                <w:sz w:val="20"/>
              </w:rPr>
              <w:t>ไม่มีสิทธิ์</w:t>
            </w:r>
          </w:p>
        </w:tc>
        <w:tc>
          <w:tcPr>
            <w:tcW w:w="2268" w:type="dxa"/>
            <w:shd w:val="clear" w:color="auto" w:fill="F0F4F8"/>
          </w:tcPr>
          <w:p w14:paraId="03BC5618" w14:textId="77777777" w:rsidR="002D4FF8" w:rsidRDefault="00000000">
            <w:r>
              <w:rPr>
                <w:sz w:val="20"/>
              </w:rPr>
              <w:t>ไม่มีสิทธิ์</w:t>
            </w:r>
          </w:p>
        </w:tc>
        <w:tc>
          <w:tcPr>
            <w:tcW w:w="2268" w:type="dxa"/>
            <w:shd w:val="clear" w:color="auto" w:fill="F0F4F8"/>
          </w:tcPr>
          <w:p w14:paraId="6B3F8E8A" w14:textId="77777777" w:rsidR="002D4FF8" w:rsidRDefault="00000000">
            <w:r>
              <w:rPr>
                <w:sz w:val="20"/>
              </w:rPr>
              <w:t>ทั้งองค์กร</w:t>
            </w:r>
          </w:p>
        </w:tc>
      </w:tr>
    </w:tbl>
    <w:p w14:paraId="0500F5CB" w14:textId="77777777" w:rsidR="002D4FF8" w:rsidRDefault="002D4FF8"/>
    <w:p w14:paraId="10E22A58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ระบบสิทธิ์ตรงกับความต้องการไหม? อยากเพิ่ม/ลด สิทธิ์ role ไหนไหม?</w:t>
      </w:r>
    </w:p>
    <w:p w14:paraId="4F7F194B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FA230E" w14:textId="77777777" w:rsidR="002D4FF8" w:rsidRDefault="00000000">
      <w:pPr>
        <w:pStyle w:val="Heading2"/>
      </w:pPr>
      <w:r>
        <w:t>A10. กฎธุรกิจสำคัญ</w:t>
      </w:r>
    </w:p>
    <w:p w14:paraId="6C1FB948" w14:textId="77777777" w:rsidR="002D4FF8" w:rsidRDefault="00000000">
      <w:r>
        <w:t>กฎที่ระบบบังคับใช้อัตโนมัติ — 88 ข้อ สรุปเป็นภาษาคน:</w:t>
      </w:r>
    </w:p>
    <w:p w14:paraId="18140043" w14:textId="77777777" w:rsidR="002D4FF8" w:rsidRDefault="00000000">
      <w:pPr>
        <w:pStyle w:val="Heading3"/>
      </w:pPr>
      <w:r>
        <w:t>สต็อก (Inventory)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4CBF44B8" w14:textId="77777777">
        <w:tc>
          <w:tcPr>
            <w:tcW w:w="4536" w:type="dxa"/>
            <w:shd w:val="clear" w:color="auto" w:fill="003366"/>
          </w:tcPr>
          <w:p w14:paraId="525ABC9E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7E02CEAA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3BB366E2" w14:textId="77777777">
        <w:tc>
          <w:tcPr>
            <w:tcW w:w="4536" w:type="dxa"/>
            <w:shd w:val="clear" w:color="auto" w:fill="F0F4F8"/>
          </w:tcPr>
          <w:p w14:paraId="60BC3583" w14:textId="77777777" w:rsidR="002D4FF8" w:rsidRDefault="00000000">
            <w:r>
              <w:rPr>
                <w:sz w:val="20"/>
              </w:rPr>
              <w:t>ห้ามติดลบ</w:t>
            </w:r>
          </w:p>
        </w:tc>
        <w:tc>
          <w:tcPr>
            <w:tcW w:w="4536" w:type="dxa"/>
            <w:shd w:val="clear" w:color="auto" w:fill="F0F4F8"/>
          </w:tcPr>
          <w:p w14:paraId="2F5DC74B" w14:textId="77777777" w:rsidR="002D4FF8" w:rsidRDefault="00000000">
            <w:r>
              <w:rPr>
                <w:sz w:val="20"/>
              </w:rPr>
              <w:t>จำนวนสินค้าในสต็อกต้อง &gt;= 0 เสมอ</w:t>
            </w:r>
          </w:p>
        </w:tc>
      </w:tr>
      <w:tr w:rsidR="002D4FF8" w14:paraId="58856315" w14:textId="77777777">
        <w:tc>
          <w:tcPr>
            <w:tcW w:w="4536" w:type="dxa"/>
          </w:tcPr>
          <w:p w14:paraId="6C7EAF63" w14:textId="77777777" w:rsidR="002D4FF8" w:rsidRDefault="00000000">
            <w:r>
              <w:rPr>
                <w:sz w:val="20"/>
              </w:rPr>
              <w:t>เบิกไม่เกิน</w:t>
            </w:r>
          </w:p>
        </w:tc>
        <w:tc>
          <w:tcPr>
            <w:tcW w:w="4536" w:type="dxa"/>
          </w:tcPr>
          <w:p w14:paraId="531B4726" w14:textId="77777777" w:rsidR="002D4FF8" w:rsidRDefault="00000000">
            <w:r>
              <w:rPr>
                <w:sz w:val="20"/>
              </w:rPr>
              <w:t>เบิกหรือจ่ายสินค้าได้ไม่เกินจำนวนที่มี (ทั้ง product level และ location level)</w:t>
            </w:r>
          </w:p>
        </w:tc>
      </w:tr>
      <w:tr w:rsidR="002D4FF8" w14:paraId="05F3D67C" w14:textId="77777777">
        <w:tc>
          <w:tcPr>
            <w:tcW w:w="4536" w:type="dxa"/>
            <w:shd w:val="clear" w:color="auto" w:fill="F0F4F8"/>
          </w:tcPr>
          <w:p w14:paraId="1036F426" w14:textId="77777777" w:rsidR="002D4FF8" w:rsidRDefault="00000000">
            <w:r>
              <w:rPr>
                <w:sz w:val="20"/>
              </w:rPr>
              <w:t>ห้ามแก้ movement</w:t>
            </w:r>
          </w:p>
        </w:tc>
        <w:tc>
          <w:tcPr>
            <w:tcW w:w="4536" w:type="dxa"/>
            <w:shd w:val="clear" w:color="auto" w:fill="F0F4F8"/>
          </w:tcPr>
          <w:p w14:paraId="27410F47" w14:textId="77777777" w:rsidR="002D4FF8" w:rsidRDefault="00000000">
            <w:r>
              <w:rPr>
                <w:sz w:val="20"/>
              </w:rPr>
              <w:t>การเคลื่อนไหว stock แก้ไขไม่ได้ ต้องทำ "กลับรายการ" (Reversal)</w:t>
            </w:r>
          </w:p>
        </w:tc>
      </w:tr>
      <w:tr w:rsidR="002D4FF8" w14:paraId="766C27FF" w14:textId="77777777">
        <w:tc>
          <w:tcPr>
            <w:tcW w:w="4536" w:type="dxa"/>
          </w:tcPr>
          <w:p w14:paraId="767815A8" w14:textId="77777777" w:rsidR="002D4FF8" w:rsidRDefault="00000000">
            <w:r>
              <w:rPr>
                <w:sz w:val="20"/>
              </w:rPr>
              <w:t>SKU ห้ามซ้ำ</w:t>
            </w:r>
          </w:p>
        </w:tc>
        <w:tc>
          <w:tcPr>
            <w:tcW w:w="4536" w:type="dxa"/>
          </w:tcPr>
          <w:p w14:paraId="77E3BA3A" w14:textId="77777777" w:rsidR="002D4FF8" w:rsidRDefault="00000000">
            <w:r>
              <w:rPr>
                <w:sz w:val="20"/>
              </w:rPr>
              <w:t>รหัสสินค้าต้องไม่ซ้ำกัน ถ้ามี movement แล้วห้ามเปลี่ยน</w:t>
            </w:r>
          </w:p>
        </w:tc>
      </w:tr>
      <w:tr w:rsidR="002D4FF8" w14:paraId="33527BEC" w14:textId="77777777">
        <w:tc>
          <w:tcPr>
            <w:tcW w:w="4536" w:type="dxa"/>
            <w:shd w:val="clear" w:color="auto" w:fill="F0F4F8"/>
          </w:tcPr>
          <w:p w14:paraId="2E475541" w14:textId="77777777" w:rsidR="002D4FF8" w:rsidRDefault="00000000">
            <w:r>
              <w:rPr>
                <w:sz w:val="20"/>
              </w:rPr>
              <w:t>SERVICE ไม่มี stock</w:t>
            </w:r>
          </w:p>
        </w:tc>
        <w:tc>
          <w:tcPr>
            <w:tcW w:w="4536" w:type="dxa"/>
            <w:shd w:val="clear" w:color="auto" w:fill="F0F4F8"/>
          </w:tcPr>
          <w:p w14:paraId="019E5C95" w14:textId="77777777" w:rsidR="002D4FF8" w:rsidRDefault="00000000">
            <w:r>
              <w:rPr>
                <w:sz w:val="20"/>
              </w:rPr>
              <w:t>สินค้าประเภท "บริการ" ไม่นับ stock, ห้ามสร้าง movement</w:t>
            </w:r>
          </w:p>
        </w:tc>
      </w:tr>
      <w:tr w:rsidR="002D4FF8" w14:paraId="3DAB9852" w14:textId="77777777">
        <w:tc>
          <w:tcPr>
            <w:tcW w:w="4536" w:type="dxa"/>
          </w:tcPr>
          <w:p w14:paraId="7E68E49F" w14:textId="77777777" w:rsidR="002D4FF8" w:rsidRDefault="00000000">
            <w:r>
              <w:rPr>
                <w:sz w:val="20"/>
              </w:rPr>
              <w:t>Stock ต่ำ</w:t>
            </w:r>
          </w:p>
        </w:tc>
        <w:tc>
          <w:tcPr>
            <w:tcW w:w="4536" w:type="dxa"/>
          </w:tcPr>
          <w:p w14:paraId="1917B5F1" w14:textId="77777777" w:rsidR="002D4FF8" w:rsidRDefault="00000000">
            <w:r>
              <w:rPr>
                <w:sz w:val="20"/>
              </w:rPr>
              <w:t>ถ้า on_hand &lt;= min_stock → แจ้งเตือน (แถวเหลือง + นับบน stat card)</w:t>
            </w:r>
          </w:p>
        </w:tc>
      </w:tr>
      <w:tr w:rsidR="002D4FF8" w14:paraId="596BDED8" w14:textId="77777777">
        <w:tc>
          <w:tcPr>
            <w:tcW w:w="4536" w:type="dxa"/>
            <w:shd w:val="clear" w:color="auto" w:fill="F0F4F8"/>
          </w:tcPr>
          <w:p w14:paraId="7AFF5D59" w14:textId="77777777" w:rsidR="002D4FF8" w:rsidRDefault="00000000">
            <w:r>
              <w:rPr>
                <w:sz w:val="20"/>
              </w:rPr>
              <w:t>ราคาวัสดุ</w:t>
            </w:r>
          </w:p>
        </w:tc>
        <w:tc>
          <w:tcPr>
            <w:tcW w:w="4536" w:type="dxa"/>
            <w:shd w:val="clear" w:color="auto" w:fill="F0F4F8"/>
          </w:tcPr>
          <w:p w14:paraId="31AD1E30" w14:textId="77777777" w:rsidR="002D4FF8" w:rsidRDefault="00000000">
            <w:r>
              <w:rPr>
                <w:sz w:val="20"/>
              </w:rPr>
              <w:t>สินค้าประเภท MATERIAL ต้องมีราคา &gt;= 1.00 บาท</w:t>
            </w:r>
          </w:p>
        </w:tc>
      </w:tr>
    </w:tbl>
    <w:p w14:paraId="1A50E248" w14:textId="77777777" w:rsidR="002D4FF8" w:rsidRDefault="002D4FF8"/>
    <w:p w14:paraId="2C05A785" w14:textId="77777777" w:rsidR="002D4FF8" w:rsidRDefault="00000000">
      <w:pPr>
        <w:pStyle w:val="Heading3"/>
      </w:pPr>
      <w:r>
        <w:t>ใบสั่งงาน (Work 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5E782CD3" w14:textId="77777777">
        <w:tc>
          <w:tcPr>
            <w:tcW w:w="4536" w:type="dxa"/>
            <w:shd w:val="clear" w:color="auto" w:fill="003366"/>
          </w:tcPr>
          <w:p w14:paraId="6FF8581B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2558E5E4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5337E803" w14:textId="77777777">
        <w:tc>
          <w:tcPr>
            <w:tcW w:w="4536" w:type="dxa"/>
            <w:shd w:val="clear" w:color="auto" w:fill="F0F4F8"/>
          </w:tcPr>
          <w:p w14:paraId="435C820E" w14:textId="77777777" w:rsidR="002D4FF8" w:rsidRDefault="00000000">
            <w:r>
              <w:rPr>
                <w:sz w:val="20"/>
              </w:rPr>
              <w:t>สถานะไปข้างหน้าเท่านั้น</w:t>
            </w:r>
          </w:p>
        </w:tc>
        <w:tc>
          <w:tcPr>
            <w:tcW w:w="4536" w:type="dxa"/>
            <w:shd w:val="clear" w:color="auto" w:fill="F0F4F8"/>
          </w:tcPr>
          <w:p w14:paraId="4EF62009" w14:textId="77777777" w:rsidR="002D4FF8" w:rsidRDefault="00000000">
            <w:r>
              <w:rPr>
                <w:sz w:val="20"/>
              </w:rPr>
              <w:t>DRAFT → OPEN → CLOSED ห้ามย้อนกลับ</w:t>
            </w:r>
          </w:p>
        </w:tc>
      </w:tr>
      <w:tr w:rsidR="002D4FF8" w14:paraId="7B71A3B7" w14:textId="77777777">
        <w:tc>
          <w:tcPr>
            <w:tcW w:w="4536" w:type="dxa"/>
          </w:tcPr>
          <w:p w14:paraId="22CCA6C4" w14:textId="77777777" w:rsidR="002D4FF8" w:rsidRDefault="00000000">
            <w:r>
              <w:rPr>
                <w:sz w:val="20"/>
              </w:rPr>
              <w:t>ปิดงานต้องมีสิทธิ์</w:t>
            </w:r>
          </w:p>
        </w:tc>
        <w:tc>
          <w:tcPr>
            <w:tcW w:w="4536" w:type="dxa"/>
          </w:tcPr>
          <w:p w14:paraId="2026615B" w14:textId="77777777" w:rsidR="002D4FF8" w:rsidRDefault="00000000">
            <w:r>
              <w:rPr>
                <w:sz w:val="20"/>
              </w:rPr>
              <w:t>ต้องเป็น Supervisor+ ถึงปิด WO ได้</w:t>
            </w:r>
          </w:p>
        </w:tc>
      </w:tr>
      <w:tr w:rsidR="002D4FF8" w14:paraId="48FC90D1" w14:textId="77777777">
        <w:tc>
          <w:tcPr>
            <w:tcW w:w="4536" w:type="dxa"/>
            <w:shd w:val="clear" w:color="auto" w:fill="F0F4F8"/>
          </w:tcPr>
          <w:p w14:paraId="51A2A482" w14:textId="77777777" w:rsidR="002D4FF8" w:rsidRDefault="00000000">
            <w:r>
              <w:rPr>
                <w:sz w:val="20"/>
              </w:rPr>
              <w:t>ลบได้เฉพาะ DRAFT</w:t>
            </w:r>
          </w:p>
        </w:tc>
        <w:tc>
          <w:tcPr>
            <w:tcW w:w="4536" w:type="dxa"/>
            <w:shd w:val="clear" w:color="auto" w:fill="F0F4F8"/>
          </w:tcPr>
          <w:p w14:paraId="678DE0F9" w14:textId="77777777" w:rsidR="002D4FF8" w:rsidRDefault="00000000">
            <w:r>
              <w:rPr>
                <w:sz w:val="20"/>
              </w:rPr>
              <w:t>ลบ WO ได้เฉพาะสถานะ DRAFT + ไม่มี movement + เจ้าของเท่านั้น</w:t>
            </w:r>
          </w:p>
        </w:tc>
      </w:tr>
      <w:tr w:rsidR="002D4FF8" w14:paraId="3ABA90BA" w14:textId="77777777">
        <w:tc>
          <w:tcPr>
            <w:tcW w:w="4536" w:type="dxa"/>
          </w:tcPr>
          <w:p w14:paraId="1C4C6C08" w14:textId="77777777" w:rsidR="002D4FF8" w:rsidRDefault="00000000">
            <w:r>
              <w:rPr>
                <w:sz w:val="20"/>
              </w:rPr>
              <w:t>เบิกวัสดุต้อง WO เปิด</w:t>
            </w:r>
          </w:p>
        </w:tc>
        <w:tc>
          <w:tcPr>
            <w:tcW w:w="4536" w:type="dxa"/>
          </w:tcPr>
          <w:p w14:paraId="3AD93B09" w14:textId="77777777" w:rsidR="002D4FF8" w:rsidRDefault="00000000">
            <w:r>
              <w:rPr>
                <w:sz w:val="20"/>
              </w:rPr>
              <w:t>CONSUME/RETURN ได้เฉพาะ WO ที่สถานะ OPEN</w:t>
            </w:r>
          </w:p>
        </w:tc>
      </w:tr>
      <w:tr w:rsidR="002D4FF8" w14:paraId="3A63971B" w14:textId="77777777">
        <w:tc>
          <w:tcPr>
            <w:tcW w:w="4536" w:type="dxa"/>
            <w:shd w:val="clear" w:color="auto" w:fill="F0F4F8"/>
          </w:tcPr>
          <w:p w14:paraId="224EFBD9" w14:textId="77777777" w:rsidR="002D4FF8" w:rsidRDefault="00000000">
            <w:r>
              <w:rPr>
                <w:sz w:val="20"/>
              </w:rPr>
              <w:t>เบิกได้เฉพาะวัสดุ</w:t>
            </w:r>
          </w:p>
        </w:tc>
        <w:tc>
          <w:tcPr>
            <w:tcW w:w="4536" w:type="dxa"/>
            <w:shd w:val="clear" w:color="auto" w:fill="F0F4F8"/>
          </w:tcPr>
          <w:p w14:paraId="4B208A39" w14:textId="77777777" w:rsidR="002D4FF8" w:rsidRDefault="00000000">
            <w:r>
              <w:rPr>
                <w:sz w:val="20"/>
              </w:rPr>
              <w:t>CONSUME/RETURN ได้เฉพาะสินค้าประเภท MATERIAL หรือ CONSUMABLE</w:t>
            </w:r>
          </w:p>
        </w:tc>
      </w:tr>
      <w:tr w:rsidR="002D4FF8" w14:paraId="09817926" w14:textId="77777777">
        <w:tc>
          <w:tcPr>
            <w:tcW w:w="4536" w:type="dxa"/>
          </w:tcPr>
          <w:p w14:paraId="19A8BDF4" w14:textId="77777777" w:rsidR="002D4FF8" w:rsidRDefault="00000000">
            <w:r>
              <w:rPr>
                <w:sz w:val="20"/>
              </w:rPr>
              <w:lastRenderedPageBreak/>
              <w:t>ต้นทุนรวม 4 ส่วน</w:t>
            </w:r>
          </w:p>
        </w:tc>
        <w:tc>
          <w:tcPr>
            <w:tcW w:w="4536" w:type="dxa"/>
          </w:tcPr>
          <w:p w14:paraId="798BF6A1" w14:textId="77777777" w:rsidR="002D4FF8" w:rsidRDefault="00000000">
            <w:r>
              <w:rPr>
                <w:sz w:val="20"/>
              </w:rPr>
              <w:t>Material + ManHour + Tools Recharge + Admin Overhead</w:t>
            </w:r>
          </w:p>
        </w:tc>
      </w:tr>
      <w:tr w:rsidR="002D4FF8" w14:paraId="62C937F1" w14:textId="77777777">
        <w:tc>
          <w:tcPr>
            <w:tcW w:w="4536" w:type="dxa"/>
            <w:shd w:val="clear" w:color="auto" w:fill="F0F4F8"/>
          </w:tcPr>
          <w:p w14:paraId="4711679E" w14:textId="77777777" w:rsidR="002D4FF8" w:rsidRDefault="00000000">
            <w:r>
              <w:rPr>
                <w:sz w:val="20"/>
              </w:rPr>
              <w:t>ค่าวัสดุ = เบิก - คืน</w:t>
            </w:r>
          </w:p>
        </w:tc>
        <w:tc>
          <w:tcPr>
            <w:tcW w:w="4536" w:type="dxa"/>
            <w:shd w:val="clear" w:color="auto" w:fill="F0F4F8"/>
          </w:tcPr>
          <w:p w14:paraId="01C0F6D0" w14:textId="77777777" w:rsidR="002D4FF8" w:rsidRDefault="00000000">
            <w:r>
              <w:rPr>
                <w:sz w:val="20"/>
              </w:rPr>
              <w:t>Material Cost = CONSUME - RETURN (ต่ำสุด = 0)</w:t>
            </w:r>
          </w:p>
        </w:tc>
      </w:tr>
    </w:tbl>
    <w:p w14:paraId="5C74031A" w14:textId="77777777" w:rsidR="002D4FF8" w:rsidRDefault="002D4FF8"/>
    <w:p w14:paraId="69A7D229" w14:textId="77777777" w:rsidR="002D4FF8" w:rsidRDefault="00000000">
      <w:pPr>
        <w:pStyle w:val="Heading3"/>
      </w:pPr>
      <w:r>
        <w:t>เบิกของ (Stock Movement — 6 ประเภท)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5AA337DF" w14:textId="77777777">
        <w:tc>
          <w:tcPr>
            <w:tcW w:w="4536" w:type="dxa"/>
            <w:shd w:val="clear" w:color="auto" w:fill="003366"/>
          </w:tcPr>
          <w:p w14:paraId="6636674D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5025F134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69C9FCE1" w14:textId="77777777">
        <w:tc>
          <w:tcPr>
            <w:tcW w:w="4536" w:type="dxa"/>
            <w:shd w:val="clear" w:color="auto" w:fill="F0F4F8"/>
          </w:tcPr>
          <w:p w14:paraId="42A35A00" w14:textId="77777777" w:rsidR="002D4FF8" w:rsidRDefault="00000000">
            <w:r>
              <w:rPr>
                <w:sz w:val="20"/>
              </w:rPr>
              <w:t>CONSUME ต้องมี WO</w:t>
            </w:r>
          </w:p>
        </w:tc>
        <w:tc>
          <w:tcPr>
            <w:tcW w:w="4536" w:type="dxa"/>
            <w:shd w:val="clear" w:color="auto" w:fill="F0F4F8"/>
          </w:tcPr>
          <w:p w14:paraId="0FC092BC" w14:textId="77777777" w:rsidR="002D4FF8" w:rsidRDefault="00000000">
            <w:r>
              <w:rPr>
                <w:sz w:val="20"/>
              </w:rPr>
              <w:t>ต้องระบุ Work Order ที่สถานะ OPEN</w:t>
            </w:r>
          </w:p>
        </w:tc>
      </w:tr>
      <w:tr w:rsidR="002D4FF8" w14:paraId="64F7602C" w14:textId="77777777">
        <w:tc>
          <w:tcPr>
            <w:tcW w:w="4536" w:type="dxa"/>
          </w:tcPr>
          <w:p w14:paraId="04F721A1" w14:textId="77777777" w:rsidR="002D4FF8" w:rsidRDefault="00000000">
            <w:r>
              <w:rPr>
                <w:sz w:val="20"/>
              </w:rPr>
              <w:t>RETURN ต้องมี WO</w:t>
            </w:r>
          </w:p>
        </w:tc>
        <w:tc>
          <w:tcPr>
            <w:tcW w:w="4536" w:type="dxa"/>
          </w:tcPr>
          <w:p w14:paraId="17D1C175" w14:textId="77777777" w:rsidR="002D4FF8" w:rsidRDefault="00000000">
            <w:r>
              <w:rPr>
                <w:sz w:val="20"/>
              </w:rPr>
              <w:t>ต้องระบุ Work Order ที่สถานะ OPEN</w:t>
            </w:r>
          </w:p>
        </w:tc>
      </w:tr>
      <w:tr w:rsidR="002D4FF8" w14:paraId="640523F8" w14:textId="77777777">
        <w:tc>
          <w:tcPr>
            <w:tcW w:w="4536" w:type="dxa"/>
            <w:shd w:val="clear" w:color="auto" w:fill="F0F4F8"/>
          </w:tcPr>
          <w:p w14:paraId="01315A72" w14:textId="77777777" w:rsidR="002D4FF8" w:rsidRDefault="00000000">
            <w:r>
              <w:rPr>
                <w:sz w:val="20"/>
              </w:rPr>
              <w:t>ISSUE ต้องมี Cost Center</w:t>
            </w:r>
          </w:p>
        </w:tc>
        <w:tc>
          <w:tcPr>
            <w:tcW w:w="4536" w:type="dxa"/>
            <w:shd w:val="clear" w:color="auto" w:fill="F0F4F8"/>
          </w:tcPr>
          <w:p w14:paraId="5D676E73" w14:textId="77777777" w:rsidR="002D4FF8" w:rsidRDefault="00000000">
            <w:r>
              <w:rPr>
                <w:sz w:val="20"/>
              </w:rPr>
              <w:t>ต้องระบุ Cost Center ที่ active</w:t>
            </w:r>
          </w:p>
        </w:tc>
      </w:tr>
      <w:tr w:rsidR="002D4FF8" w14:paraId="4E8B00DB" w14:textId="77777777">
        <w:tc>
          <w:tcPr>
            <w:tcW w:w="4536" w:type="dxa"/>
          </w:tcPr>
          <w:p w14:paraId="3441BF81" w14:textId="77777777" w:rsidR="002D4FF8" w:rsidRDefault="00000000">
            <w:r>
              <w:rPr>
                <w:sz w:val="20"/>
              </w:rPr>
              <w:t>TRANSFER ต้องคนละที่</w:t>
            </w:r>
          </w:p>
        </w:tc>
        <w:tc>
          <w:tcPr>
            <w:tcW w:w="4536" w:type="dxa"/>
          </w:tcPr>
          <w:p w14:paraId="595C8C9B" w14:textId="77777777" w:rsidR="002D4FF8" w:rsidRDefault="00000000">
            <w:r>
              <w:rPr>
                <w:sz w:val="20"/>
              </w:rPr>
              <w:t>ต้องมีตำแหน่งต้นทาง + ปลายทาง และต้องต่างกัน</w:t>
            </w:r>
          </w:p>
        </w:tc>
      </w:tr>
      <w:tr w:rsidR="002D4FF8" w14:paraId="014D7990" w14:textId="77777777">
        <w:tc>
          <w:tcPr>
            <w:tcW w:w="4536" w:type="dxa"/>
            <w:shd w:val="clear" w:color="auto" w:fill="F0F4F8"/>
          </w:tcPr>
          <w:p w14:paraId="45ACB6A3" w14:textId="77777777" w:rsidR="002D4FF8" w:rsidRDefault="00000000">
            <w:r>
              <w:rPr>
                <w:sz w:val="20"/>
              </w:rPr>
              <w:t>TRANSFER stock คงที่</w:t>
            </w:r>
          </w:p>
        </w:tc>
        <w:tc>
          <w:tcPr>
            <w:tcW w:w="4536" w:type="dxa"/>
            <w:shd w:val="clear" w:color="auto" w:fill="F0F4F8"/>
          </w:tcPr>
          <w:p w14:paraId="0DE76655" w14:textId="77777777" w:rsidR="002D4FF8" w:rsidRDefault="00000000">
            <w:r>
              <w:rPr>
                <w:sz w:val="20"/>
              </w:rPr>
              <w:t>ต้นทาง -qty, ปลายทาง +qty, จำนวนรวมไม่เปลี่ยน</w:t>
            </w:r>
          </w:p>
        </w:tc>
      </w:tr>
      <w:tr w:rsidR="002D4FF8" w14:paraId="7D54C9E6" w14:textId="77777777">
        <w:tc>
          <w:tcPr>
            <w:tcW w:w="4536" w:type="dxa"/>
          </w:tcPr>
          <w:p w14:paraId="143D4303" w14:textId="77777777" w:rsidR="002D4FF8" w:rsidRDefault="00000000">
            <w:r>
              <w:rPr>
                <w:sz w:val="20"/>
              </w:rPr>
              <w:t>ADJUST Owner เท่านั้น</w:t>
            </w:r>
          </w:p>
        </w:tc>
        <w:tc>
          <w:tcPr>
            <w:tcW w:w="4536" w:type="dxa"/>
          </w:tcPr>
          <w:p w14:paraId="0D407853" w14:textId="77777777" w:rsidR="002D4FF8" w:rsidRDefault="00000000">
            <w:r>
              <w:rPr>
                <w:sz w:val="20"/>
              </w:rPr>
              <w:t>เฉพาะ Owner ปรับ stock ได้ (เพิ่ม/ลด)</w:t>
            </w:r>
          </w:p>
        </w:tc>
      </w:tr>
    </w:tbl>
    <w:p w14:paraId="38D27886" w14:textId="77777777" w:rsidR="002D4FF8" w:rsidRDefault="002D4FF8"/>
    <w:p w14:paraId="7D668790" w14:textId="77777777" w:rsidR="002D4FF8" w:rsidRDefault="00000000">
      <w:pPr>
        <w:pStyle w:val="Heading3"/>
      </w:pPr>
      <w:r>
        <w:t>ใบเบิกของ (Withdrawal Slip)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2C11270A" w14:textId="77777777">
        <w:tc>
          <w:tcPr>
            <w:tcW w:w="4536" w:type="dxa"/>
            <w:shd w:val="clear" w:color="auto" w:fill="003366"/>
          </w:tcPr>
          <w:p w14:paraId="616BAC2D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7AB926C4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2EEA912E" w14:textId="77777777">
        <w:tc>
          <w:tcPr>
            <w:tcW w:w="4536" w:type="dxa"/>
            <w:shd w:val="clear" w:color="auto" w:fill="F0F4F8"/>
          </w:tcPr>
          <w:p w14:paraId="29136B99" w14:textId="77777777" w:rsidR="002D4FF8" w:rsidRDefault="00000000">
            <w:r>
              <w:rPr>
                <w:sz w:val="20"/>
              </w:rPr>
              <w:t>สถานะ: DRAFT → PENDING → ISSUED</w:t>
            </w:r>
          </w:p>
        </w:tc>
        <w:tc>
          <w:tcPr>
            <w:tcW w:w="4536" w:type="dxa"/>
            <w:shd w:val="clear" w:color="auto" w:fill="F0F4F8"/>
          </w:tcPr>
          <w:p w14:paraId="69139290" w14:textId="77777777" w:rsidR="002D4FF8" w:rsidRDefault="00000000">
            <w:r>
              <w:rPr>
                <w:sz w:val="20"/>
              </w:rPr>
              <w:t>ห้ามย้อน, Cancel ได้จาก DRAFT/PENDING</w:t>
            </w:r>
          </w:p>
        </w:tc>
      </w:tr>
      <w:tr w:rsidR="002D4FF8" w14:paraId="1855B02A" w14:textId="77777777">
        <w:tc>
          <w:tcPr>
            <w:tcW w:w="4536" w:type="dxa"/>
          </w:tcPr>
          <w:p w14:paraId="77D056A4" w14:textId="77777777" w:rsidR="002D4FF8" w:rsidRDefault="00000000">
            <w:r>
              <w:rPr>
                <w:sz w:val="20"/>
              </w:rPr>
              <w:t>จ่ายน้อยกว่าขอได้</w:t>
            </w:r>
          </w:p>
        </w:tc>
        <w:tc>
          <w:tcPr>
            <w:tcW w:w="4536" w:type="dxa"/>
          </w:tcPr>
          <w:p w14:paraId="0E98D5FB" w14:textId="77777777" w:rsidR="002D4FF8" w:rsidRDefault="00000000">
            <w:r>
              <w:rPr>
                <w:sz w:val="20"/>
              </w:rPr>
              <w:t>issued_qty สามารถ &lt; quantity (จ่ายตามของจริง)</w:t>
            </w:r>
          </w:p>
        </w:tc>
      </w:tr>
      <w:tr w:rsidR="002D4FF8" w14:paraId="5AFA77D8" w14:textId="77777777">
        <w:tc>
          <w:tcPr>
            <w:tcW w:w="4536" w:type="dxa"/>
            <w:shd w:val="clear" w:color="auto" w:fill="F0F4F8"/>
          </w:tcPr>
          <w:p w14:paraId="2A53F4A8" w14:textId="77777777" w:rsidR="002D4FF8" w:rsidRDefault="00000000">
            <w:r>
              <w:rPr>
                <w:sz w:val="20"/>
              </w:rPr>
              <w:t>WO ต้อง OPEN</w:t>
            </w:r>
          </w:p>
        </w:tc>
        <w:tc>
          <w:tcPr>
            <w:tcW w:w="4536" w:type="dxa"/>
            <w:shd w:val="clear" w:color="auto" w:fill="F0F4F8"/>
          </w:tcPr>
          <w:p w14:paraId="71DD89C0" w14:textId="77777777" w:rsidR="002D4FF8" w:rsidRDefault="00000000">
            <w:r>
              <w:rPr>
                <w:sz w:val="20"/>
              </w:rPr>
              <w:t>ถ้าเบิกเข้า WO, WO ต้องสถานะ OPEN ตอน Issue</w:t>
            </w:r>
          </w:p>
        </w:tc>
      </w:tr>
      <w:tr w:rsidR="002D4FF8" w14:paraId="07B8AEAA" w14:textId="77777777">
        <w:tc>
          <w:tcPr>
            <w:tcW w:w="4536" w:type="dxa"/>
          </w:tcPr>
          <w:p w14:paraId="55D4854A" w14:textId="77777777" w:rsidR="002D4FF8" w:rsidRDefault="00000000">
            <w:r>
              <w:rPr>
                <w:sz w:val="20"/>
              </w:rPr>
              <w:t>ห้ามสินค้า SERVICE</w:t>
            </w:r>
          </w:p>
        </w:tc>
        <w:tc>
          <w:tcPr>
            <w:tcW w:w="4536" w:type="dxa"/>
          </w:tcPr>
          <w:p w14:paraId="550A5055" w14:textId="77777777" w:rsidR="002D4FF8" w:rsidRDefault="00000000">
            <w:r>
              <w:rPr>
                <w:sz w:val="20"/>
              </w:rPr>
              <w:t>ทุกรายการต้องเป็น MATERIAL หรือ CONSUMABLE</w:t>
            </w:r>
          </w:p>
        </w:tc>
      </w:tr>
      <w:tr w:rsidR="002D4FF8" w14:paraId="264972B0" w14:textId="77777777">
        <w:tc>
          <w:tcPr>
            <w:tcW w:w="4536" w:type="dxa"/>
            <w:shd w:val="clear" w:color="auto" w:fill="F0F4F8"/>
          </w:tcPr>
          <w:p w14:paraId="531164CE" w14:textId="77777777" w:rsidR="002D4FF8" w:rsidRDefault="00000000">
            <w:r>
              <w:rPr>
                <w:sz w:val="20"/>
              </w:rPr>
              <w:t>ISSUED แก้ไม่ได้</w:t>
            </w:r>
          </w:p>
        </w:tc>
        <w:tc>
          <w:tcPr>
            <w:tcW w:w="4536" w:type="dxa"/>
            <w:shd w:val="clear" w:color="auto" w:fill="F0F4F8"/>
          </w:tcPr>
          <w:p w14:paraId="5D5523C0" w14:textId="77777777" w:rsidR="002D4FF8" w:rsidRDefault="00000000">
            <w:r>
              <w:rPr>
                <w:sz w:val="20"/>
              </w:rPr>
              <w:t>ถ้าผิดต้อง Reverse movement ทีละรายการ</w:t>
            </w:r>
          </w:p>
        </w:tc>
      </w:tr>
    </w:tbl>
    <w:p w14:paraId="6AC1A007" w14:textId="77777777" w:rsidR="002D4FF8" w:rsidRDefault="002D4FF8"/>
    <w:p w14:paraId="2125216F" w14:textId="77777777" w:rsidR="002D4FF8" w:rsidRDefault="00000000">
      <w:pPr>
        <w:pStyle w:val="Heading3"/>
      </w:pPr>
      <w:r>
        <w:t>ชั่วโมงทำงาน (Timesheet)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6A4604B6" w14:textId="77777777">
        <w:tc>
          <w:tcPr>
            <w:tcW w:w="4536" w:type="dxa"/>
            <w:shd w:val="clear" w:color="auto" w:fill="003366"/>
          </w:tcPr>
          <w:p w14:paraId="28806097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60063C59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76CD3F92" w14:textId="77777777">
        <w:tc>
          <w:tcPr>
            <w:tcW w:w="4536" w:type="dxa"/>
            <w:shd w:val="clear" w:color="auto" w:fill="F0F4F8"/>
          </w:tcPr>
          <w:p w14:paraId="1B2FA6EA" w14:textId="77777777" w:rsidR="002D4FF8" w:rsidRDefault="00000000">
            <w:r>
              <w:rPr>
                <w:sz w:val="20"/>
              </w:rPr>
              <w:t>1 ชั่วโมง = 1 งาน</w:t>
            </w:r>
          </w:p>
        </w:tc>
        <w:tc>
          <w:tcPr>
            <w:tcW w:w="4536" w:type="dxa"/>
            <w:shd w:val="clear" w:color="auto" w:fill="F0F4F8"/>
          </w:tcPr>
          <w:p w14:paraId="0E232EF6" w14:textId="77777777" w:rsidR="002D4FF8" w:rsidRDefault="00000000">
            <w:r>
              <w:rPr>
                <w:sz w:val="20"/>
              </w:rPr>
              <w:t>ชั่วโมงเดียวกันกรอกให้ WO ได้แค่ 1 ใบ (ห้ามซ้อน)</w:t>
            </w:r>
          </w:p>
        </w:tc>
      </w:tr>
      <w:tr w:rsidR="002D4FF8" w14:paraId="4BA8DA05" w14:textId="77777777">
        <w:tc>
          <w:tcPr>
            <w:tcW w:w="4536" w:type="dxa"/>
          </w:tcPr>
          <w:p w14:paraId="3B0CCAB0" w14:textId="77777777" w:rsidR="002D4FF8" w:rsidRDefault="00000000">
            <w:r>
              <w:rPr>
                <w:sz w:val="20"/>
              </w:rPr>
              <w:t>กรอกย้อนหลังได้ 7 วัน</w:t>
            </w:r>
          </w:p>
        </w:tc>
        <w:tc>
          <w:tcPr>
            <w:tcW w:w="4536" w:type="dxa"/>
          </w:tcPr>
          <w:p w14:paraId="74C88525" w14:textId="77777777" w:rsidR="002D4FF8" w:rsidRDefault="00000000">
            <w:r>
              <w:rPr>
                <w:sz w:val="20"/>
              </w:rPr>
              <w:t>เกิน 7 วัน ต้องให้ HR ปลดล็อคก่อน</w:t>
            </w:r>
          </w:p>
        </w:tc>
      </w:tr>
      <w:tr w:rsidR="002D4FF8" w14:paraId="616A7BB9" w14:textId="77777777">
        <w:tc>
          <w:tcPr>
            <w:tcW w:w="4536" w:type="dxa"/>
            <w:shd w:val="clear" w:color="auto" w:fill="F0F4F8"/>
          </w:tcPr>
          <w:p w14:paraId="27C0DC24" w14:textId="77777777" w:rsidR="002D4FF8" w:rsidRDefault="00000000">
            <w:r>
              <w:rPr>
                <w:sz w:val="20"/>
              </w:rPr>
              <w:t>ชั่วโมงไม่เกินวัน</w:t>
            </w:r>
          </w:p>
        </w:tc>
        <w:tc>
          <w:tcPr>
            <w:tcW w:w="4536" w:type="dxa"/>
            <w:shd w:val="clear" w:color="auto" w:fill="F0F4F8"/>
          </w:tcPr>
          <w:p w14:paraId="2CCA2141" w14:textId="77777777" w:rsidR="002D4FF8" w:rsidRDefault="00000000">
            <w:r>
              <w:rPr>
                <w:sz w:val="20"/>
              </w:rPr>
              <w:t>ชั่วโมงรวมต่อวัน ≤ ชั่วโมงทำงานปกติของวันนั้น</w:t>
            </w:r>
          </w:p>
        </w:tc>
      </w:tr>
      <w:tr w:rsidR="002D4FF8" w14:paraId="0C795EF5" w14:textId="77777777">
        <w:tc>
          <w:tcPr>
            <w:tcW w:w="4536" w:type="dxa"/>
          </w:tcPr>
          <w:p w14:paraId="4D19627D" w14:textId="77777777" w:rsidR="002D4FF8" w:rsidRDefault="00000000">
            <w:r>
              <w:rPr>
                <w:sz w:val="20"/>
              </w:rPr>
              <w:t>หัวหน้ากรอกแทนได้</w:t>
            </w:r>
          </w:p>
        </w:tc>
        <w:tc>
          <w:tcPr>
            <w:tcW w:w="4536" w:type="dxa"/>
          </w:tcPr>
          <w:p w14:paraId="61E44008" w14:textId="77777777" w:rsidR="002D4FF8" w:rsidRDefault="00000000">
            <w:r>
              <w:rPr>
                <w:sz w:val="20"/>
              </w:rPr>
              <w:t>ถ้าพนักงานไม่กรอก Supervisor กรอกแทนได้</w:t>
            </w:r>
          </w:p>
        </w:tc>
      </w:tr>
      <w:tr w:rsidR="002D4FF8" w14:paraId="2F5E149B" w14:textId="77777777">
        <w:tc>
          <w:tcPr>
            <w:tcW w:w="4536" w:type="dxa"/>
            <w:shd w:val="clear" w:color="auto" w:fill="F0F4F8"/>
          </w:tcPr>
          <w:p w14:paraId="273C8DA2" w14:textId="77777777" w:rsidR="002D4FF8" w:rsidRDefault="00000000">
            <w:r>
              <w:rPr>
                <w:sz w:val="20"/>
              </w:rPr>
              <w:t>3 ขั้นอนุมัติ</w:t>
            </w:r>
          </w:p>
        </w:tc>
        <w:tc>
          <w:tcPr>
            <w:tcW w:w="4536" w:type="dxa"/>
            <w:shd w:val="clear" w:color="auto" w:fill="F0F4F8"/>
          </w:tcPr>
          <w:p w14:paraId="59125545" w14:textId="77777777" w:rsidR="002D4FF8" w:rsidRDefault="00000000">
            <w:r>
              <w:rPr>
                <w:sz w:val="20"/>
              </w:rPr>
              <w:t>กรอก → Supervisor อนุมัติ → HR Final (ก่อนเข้า Payroll)</w:t>
            </w:r>
          </w:p>
        </w:tc>
      </w:tr>
      <w:tr w:rsidR="002D4FF8" w14:paraId="59F41C6E" w14:textId="77777777">
        <w:tc>
          <w:tcPr>
            <w:tcW w:w="4536" w:type="dxa"/>
          </w:tcPr>
          <w:p w14:paraId="47493E4C" w14:textId="77777777" w:rsidR="002D4FF8" w:rsidRDefault="00000000">
            <w:r>
              <w:rPr>
                <w:sz w:val="20"/>
              </w:rPr>
              <w:t>OT Factor ห้ามเกิน Ceiling</w:t>
            </w:r>
          </w:p>
        </w:tc>
        <w:tc>
          <w:tcPr>
            <w:tcW w:w="4536" w:type="dxa"/>
          </w:tcPr>
          <w:p w14:paraId="5FE7C818" w14:textId="77777777" w:rsidR="002D4FF8" w:rsidRDefault="00000000">
            <w:r>
              <w:rPr>
                <w:sz w:val="20"/>
              </w:rPr>
              <w:t>OT Factor พิเศษต้อง ≤ ค่าสูงสุดที่ Admin กำหนด</w:t>
            </w:r>
          </w:p>
        </w:tc>
      </w:tr>
      <w:tr w:rsidR="002D4FF8" w14:paraId="37024D77" w14:textId="77777777">
        <w:tc>
          <w:tcPr>
            <w:tcW w:w="4536" w:type="dxa"/>
            <w:shd w:val="clear" w:color="auto" w:fill="F0F4F8"/>
          </w:tcPr>
          <w:p w14:paraId="04F38E64" w14:textId="77777777" w:rsidR="002D4FF8" w:rsidRDefault="00000000">
            <w:r>
              <w:rPr>
                <w:sz w:val="20"/>
              </w:rPr>
              <w:t>OT อัตราตาม Master Data</w:t>
            </w:r>
          </w:p>
        </w:tc>
        <w:tc>
          <w:tcPr>
            <w:tcW w:w="4536" w:type="dxa"/>
            <w:shd w:val="clear" w:color="auto" w:fill="F0F4F8"/>
          </w:tcPr>
          <w:p w14:paraId="0EAA516C" w14:textId="77777777" w:rsidR="002D4FF8" w:rsidRDefault="00000000">
            <w:r>
              <w:rPr>
                <w:sz w:val="20"/>
              </w:rPr>
              <w:t>วันธรรมดา 1.5x, วันหยุด 2.0x, นักขัตฤกษ์ 3.0x</w:t>
            </w:r>
          </w:p>
        </w:tc>
      </w:tr>
    </w:tbl>
    <w:p w14:paraId="6E628EAB" w14:textId="77777777" w:rsidR="002D4FF8" w:rsidRDefault="002D4FF8"/>
    <w:p w14:paraId="5608180D" w14:textId="77777777" w:rsidR="002D4FF8" w:rsidRDefault="00000000">
      <w:pPr>
        <w:pStyle w:val="Heading3"/>
      </w:pPr>
      <w:r>
        <w:t>ลางาน (Leave)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5307FB32" w14:textId="77777777">
        <w:tc>
          <w:tcPr>
            <w:tcW w:w="4536" w:type="dxa"/>
            <w:shd w:val="clear" w:color="auto" w:fill="003366"/>
          </w:tcPr>
          <w:p w14:paraId="0F8F9426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12333F16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2789CAEF" w14:textId="77777777">
        <w:tc>
          <w:tcPr>
            <w:tcW w:w="4536" w:type="dxa"/>
            <w:shd w:val="clear" w:color="auto" w:fill="F0F4F8"/>
          </w:tcPr>
          <w:p w14:paraId="743C7C96" w14:textId="77777777" w:rsidR="002D4FF8" w:rsidRDefault="00000000">
            <w:r>
              <w:rPr>
                <w:sz w:val="20"/>
              </w:rPr>
              <w:t>ลาเกินโควต้าไม่ได้</w:t>
            </w:r>
          </w:p>
        </w:tc>
        <w:tc>
          <w:tcPr>
            <w:tcW w:w="4536" w:type="dxa"/>
            <w:shd w:val="clear" w:color="auto" w:fill="F0F4F8"/>
          </w:tcPr>
          <w:p w14:paraId="4F847503" w14:textId="77777777" w:rsidR="002D4FF8" w:rsidRDefault="00000000">
            <w:r>
              <w:rPr>
                <w:sz w:val="20"/>
              </w:rPr>
              <w:t>จำนวนวันลาใช้ + ขอลาใหม่ ≤ โควต้า</w:t>
            </w:r>
          </w:p>
        </w:tc>
      </w:tr>
      <w:tr w:rsidR="002D4FF8" w14:paraId="23FDA937" w14:textId="77777777">
        <w:tc>
          <w:tcPr>
            <w:tcW w:w="4536" w:type="dxa"/>
          </w:tcPr>
          <w:p w14:paraId="6C3AFA4E" w14:textId="77777777" w:rsidR="002D4FF8" w:rsidRDefault="00000000">
            <w:r>
              <w:rPr>
                <w:sz w:val="20"/>
              </w:rPr>
              <w:t>ลาได้เงิน = 8 ชม.</w:t>
            </w:r>
          </w:p>
        </w:tc>
        <w:tc>
          <w:tcPr>
            <w:tcW w:w="4536" w:type="dxa"/>
          </w:tcPr>
          <w:p w14:paraId="2DA1671E" w14:textId="77777777" w:rsidR="002D4FF8" w:rsidRDefault="00000000">
            <w:r>
              <w:rPr>
                <w:sz w:val="20"/>
              </w:rPr>
              <w:t>วันลาที่ได้เงิน → Timesheet คิด 8 ชม. ปกติ</w:t>
            </w:r>
          </w:p>
        </w:tc>
      </w:tr>
      <w:tr w:rsidR="002D4FF8" w14:paraId="6C4DCE83" w14:textId="77777777">
        <w:tc>
          <w:tcPr>
            <w:tcW w:w="4536" w:type="dxa"/>
            <w:shd w:val="clear" w:color="auto" w:fill="F0F4F8"/>
          </w:tcPr>
          <w:p w14:paraId="5551691D" w14:textId="77777777" w:rsidR="002D4FF8" w:rsidRDefault="00000000">
            <w:r>
              <w:rPr>
                <w:sz w:val="20"/>
              </w:rPr>
              <w:t>ลาไม่ได้เงิน = 0 ชม.</w:t>
            </w:r>
          </w:p>
        </w:tc>
        <w:tc>
          <w:tcPr>
            <w:tcW w:w="4536" w:type="dxa"/>
            <w:shd w:val="clear" w:color="auto" w:fill="F0F4F8"/>
          </w:tcPr>
          <w:p w14:paraId="2F3A57FA" w14:textId="77777777" w:rsidR="002D4FF8" w:rsidRDefault="00000000">
            <w:r>
              <w:rPr>
                <w:sz w:val="20"/>
              </w:rPr>
              <w:t>วันลาไม่ได้เงิน → Timesheet คิด 0 ชม. (หัก payroll)</w:t>
            </w:r>
          </w:p>
        </w:tc>
      </w:tr>
      <w:tr w:rsidR="002D4FF8" w14:paraId="7926DEF8" w14:textId="77777777">
        <w:tc>
          <w:tcPr>
            <w:tcW w:w="4536" w:type="dxa"/>
          </w:tcPr>
          <w:p w14:paraId="7FF8565F" w14:textId="77777777" w:rsidR="002D4FF8" w:rsidRDefault="00000000">
            <w:r>
              <w:rPr>
                <w:sz w:val="20"/>
              </w:rPr>
              <w:t>วันลาห้ามกรอก WO</w:t>
            </w:r>
          </w:p>
        </w:tc>
        <w:tc>
          <w:tcPr>
            <w:tcW w:w="4536" w:type="dxa"/>
          </w:tcPr>
          <w:p w14:paraId="7516722B" w14:textId="77777777" w:rsidR="002D4FF8" w:rsidRDefault="00000000">
            <w:r>
              <w:rPr>
                <w:sz w:val="20"/>
              </w:rPr>
              <w:t>วันที่ลา ห้ามกรอกชั่วโมงให้ Work Order</w:t>
            </w:r>
          </w:p>
        </w:tc>
      </w:tr>
    </w:tbl>
    <w:p w14:paraId="6344B9F7" w14:textId="77777777" w:rsidR="002D4FF8" w:rsidRDefault="002D4FF8"/>
    <w:p w14:paraId="5E9F2BE5" w14:textId="77777777" w:rsidR="002D4FF8" w:rsidRDefault="00000000">
      <w:pPr>
        <w:pStyle w:val="Heading3"/>
      </w:pPr>
      <w:r>
        <w:t>เครื่องมือ (Tools)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76E28CFC" w14:textId="77777777">
        <w:tc>
          <w:tcPr>
            <w:tcW w:w="4536" w:type="dxa"/>
            <w:shd w:val="clear" w:color="auto" w:fill="003366"/>
          </w:tcPr>
          <w:p w14:paraId="1B63D100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5F55BA8D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27B50CA8" w14:textId="77777777">
        <w:tc>
          <w:tcPr>
            <w:tcW w:w="4536" w:type="dxa"/>
            <w:shd w:val="clear" w:color="auto" w:fill="F0F4F8"/>
          </w:tcPr>
          <w:p w14:paraId="6C47909C" w14:textId="77777777" w:rsidR="002D4FF8" w:rsidRDefault="00000000">
            <w:r>
              <w:rPr>
                <w:sz w:val="20"/>
              </w:rPr>
              <w:t>1 คน ต่อ 1 เครื่อง</w:t>
            </w:r>
          </w:p>
        </w:tc>
        <w:tc>
          <w:tcPr>
            <w:tcW w:w="4536" w:type="dxa"/>
            <w:shd w:val="clear" w:color="auto" w:fill="F0F4F8"/>
          </w:tcPr>
          <w:p w14:paraId="1083B4A0" w14:textId="77777777" w:rsidR="002D4FF8" w:rsidRDefault="00000000">
            <w:r>
              <w:rPr>
                <w:sz w:val="20"/>
              </w:rPr>
              <w:t>เครื่องมือถูก checkout ได้ 1 คน ณ เวลาเดียว</w:t>
            </w:r>
          </w:p>
        </w:tc>
      </w:tr>
      <w:tr w:rsidR="002D4FF8" w14:paraId="72B83639" w14:textId="77777777">
        <w:tc>
          <w:tcPr>
            <w:tcW w:w="4536" w:type="dxa"/>
          </w:tcPr>
          <w:p w14:paraId="67B35B27" w14:textId="77777777" w:rsidR="002D4FF8" w:rsidRDefault="00000000">
            <w:r>
              <w:rPr>
                <w:sz w:val="20"/>
              </w:rPr>
              <w:t>คิดเงินตอน check-in</w:t>
            </w:r>
          </w:p>
        </w:tc>
        <w:tc>
          <w:tcPr>
            <w:tcW w:w="4536" w:type="dxa"/>
          </w:tcPr>
          <w:p w14:paraId="66BCC401" w14:textId="77777777" w:rsidR="002D4FF8" w:rsidRDefault="00000000">
            <w:r>
              <w:rPr>
                <w:sz w:val="20"/>
              </w:rPr>
              <w:t>ค่าเครื่องมือคำนวณเมื่อคืน (ชั่วโมง x อัตรา) ไม่ใช่ตอนยืม</w:t>
            </w:r>
          </w:p>
        </w:tc>
      </w:tr>
    </w:tbl>
    <w:p w14:paraId="20051D13" w14:textId="77777777" w:rsidR="002D4FF8" w:rsidRDefault="002D4FF8"/>
    <w:p w14:paraId="7F3918D2" w14:textId="77777777" w:rsidR="002D4FF8" w:rsidRDefault="00000000">
      <w:pPr>
        <w:pStyle w:val="Heading3"/>
      </w:pPr>
      <w:r>
        <w:lastRenderedPageBreak/>
        <w:t>จัดซื้อ (Purchasing)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2DA7D7D3" w14:textId="77777777">
        <w:tc>
          <w:tcPr>
            <w:tcW w:w="4536" w:type="dxa"/>
            <w:shd w:val="clear" w:color="auto" w:fill="003366"/>
          </w:tcPr>
          <w:p w14:paraId="4C7A35F6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0774FA02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7EE475D2" w14:textId="77777777">
        <w:tc>
          <w:tcPr>
            <w:tcW w:w="4536" w:type="dxa"/>
            <w:shd w:val="clear" w:color="auto" w:fill="F0F4F8"/>
          </w:tcPr>
          <w:p w14:paraId="1B0F7CDE" w14:textId="77777777" w:rsidR="002D4FF8" w:rsidRDefault="00000000">
            <w:r>
              <w:rPr>
                <w:sz w:val="20"/>
              </w:rPr>
              <w:t>PO ต้องมา PR ก่อน</w:t>
            </w:r>
          </w:p>
        </w:tc>
        <w:tc>
          <w:tcPr>
            <w:tcW w:w="4536" w:type="dxa"/>
            <w:shd w:val="clear" w:color="auto" w:fill="F0F4F8"/>
          </w:tcPr>
          <w:p w14:paraId="3C360181" w14:textId="77777777" w:rsidR="002D4FF8" w:rsidRDefault="00000000">
            <w:r>
              <w:rPr>
                <w:sz w:val="20"/>
              </w:rPr>
              <w:t>ห้ามสร้าง PO ตรง ต้องผ่าน PR ก่อนเสมอ</w:t>
            </w:r>
          </w:p>
        </w:tc>
      </w:tr>
      <w:tr w:rsidR="002D4FF8" w14:paraId="301EDAA7" w14:textId="77777777">
        <w:tc>
          <w:tcPr>
            <w:tcW w:w="4536" w:type="dxa"/>
          </w:tcPr>
          <w:p w14:paraId="1D88EFD4" w14:textId="77777777" w:rsidR="002D4FF8" w:rsidRDefault="00000000">
            <w:r>
              <w:rPr>
                <w:sz w:val="20"/>
              </w:rPr>
              <w:t>1 PR = 1 PO</w:t>
            </w:r>
          </w:p>
        </w:tc>
        <w:tc>
          <w:tcPr>
            <w:tcW w:w="4536" w:type="dxa"/>
          </w:tcPr>
          <w:p w14:paraId="29655948" w14:textId="77777777" w:rsidR="002D4FF8" w:rsidRDefault="00000000">
            <w:r>
              <w:rPr>
                <w:sz w:val="20"/>
              </w:rPr>
              <w:t>แต่ละ PR แปลงเป็น PO ได้ 1 ใบ</w:t>
            </w:r>
          </w:p>
        </w:tc>
      </w:tr>
      <w:tr w:rsidR="002D4FF8" w14:paraId="6FC16E75" w14:textId="77777777">
        <w:tc>
          <w:tcPr>
            <w:tcW w:w="4536" w:type="dxa"/>
            <w:shd w:val="clear" w:color="auto" w:fill="F0F4F8"/>
          </w:tcPr>
          <w:p w14:paraId="2AB6F4B0" w14:textId="77777777" w:rsidR="002D4FF8" w:rsidRDefault="00000000">
            <w:r>
              <w:rPr>
                <w:sz w:val="20"/>
              </w:rPr>
              <w:t>PR ต้องมี Cost Center</w:t>
            </w:r>
          </w:p>
        </w:tc>
        <w:tc>
          <w:tcPr>
            <w:tcW w:w="4536" w:type="dxa"/>
            <w:shd w:val="clear" w:color="auto" w:fill="F0F4F8"/>
          </w:tcPr>
          <w:p w14:paraId="47D5CA5F" w14:textId="77777777" w:rsidR="002D4FF8" w:rsidRDefault="00000000">
            <w:r>
              <w:rPr>
                <w:sz w:val="20"/>
              </w:rPr>
              <w:t>ทุก PR ต้องระบุ Cost Center</w:t>
            </w:r>
          </w:p>
        </w:tc>
      </w:tr>
      <w:tr w:rsidR="002D4FF8" w14:paraId="61D54A55" w14:textId="77777777">
        <w:tc>
          <w:tcPr>
            <w:tcW w:w="4536" w:type="dxa"/>
          </w:tcPr>
          <w:p w14:paraId="6AB77770" w14:textId="77777777" w:rsidR="002D4FF8" w:rsidRDefault="00000000">
            <w:r>
              <w:rPr>
                <w:sz w:val="20"/>
              </w:rPr>
              <w:t>PR line ต้องมี Cost Element</w:t>
            </w:r>
          </w:p>
        </w:tc>
        <w:tc>
          <w:tcPr>
            <w:tcW w:w="4536" w:type="dxa"/>
          </w:tcPr>
          <w:p w14:paraId="1B6DE41F" w14:textId="77777777" w:rsidR="002D4FF8" w:rsidRDefault="00000000">
            <w:r>
              <w:rPr>
                <w:sz w:val="20"/>
              </w:rPr>
              <w:t>ทุกรายการใน PR ต้องระบุ Cost Element</w:t>
            </w:r>
          </w:p>
        </w:tc>
      </w:tr>
      <w:tr w:rsidR="002D4FF8" w14:paraId="1CD18363" w14:textId="77777777">
        <w:tc>
          <w:tcPr>
            <w:tcW w:w="4536" w:type="dxa"/>
            <w:shd w:val="clear" w:color="auto" w:fill="F0F4F8"/>
          </w:tcPr>
          <w:p w14:paraId="4E918D3F" w14:textId="77777777" w:rsidR="002D4FF8" w:rsidRDefault="00000000">
            <w:r>
              <w:rPr>
                <w:sz w:val="20"/>
              </w:rPr>
              <w:t>GOODS ต้องมีสินค้า</w:t>
            </w:r>
          </w:p>
        </w:tc>
        <w:tc>
          <w:tcPr>
            <w:tcW w:w="4536" w:type="dxa"/>
            <w:shd w:val="clear" w:color="auto" w:fill="F0F4F8"/>
          </w:tcPr>
          <w:p w14:paraId="40E49915" w14:textId="77777777" w:rsidR="002D4FF8" w:rsidRDefault="00000000">
            <w:r>
              <w:rPr>
                <w:sz w:val="20"/>
              </w:rPr>
              <w:t>รายการประเภท GOODS ต้องเลือกสินค้า</w:t>
            </w:r>
          </w:p>
        </w:tc>
      </w:tr>
      <w:tr w:rsidR="002D4FF8" w14:paraId="313373B7" w14:textId="77777777">
        <w:tc>
          <w:tcPr>
            <w:tcW w:w="4536" w:type="dxa"/>
          </w:tcPr>
          <w:p w14:paraId="2CAA2EC1" w14:textId="77777777" w:rsidR="002D4FF8" w:rsidRDefault="00000000">
            <w:r>
              <w:rPr>
                <w:sz w:val="20"/>
              </w:rPr>
              <w:t>SERVICE ต้องมีคำอธิบาย</w:t>
            </w:r>
          </w:p>
        </w:tc>
        <w:tc>
          <w:tcPr>
            <w:tcW w:w="4536" w:type="dxa"/>
          </w:tcPr>
          <w:p w14:paraId="17D06806" w14:textId="77777777" w:rsidR="002D4FF8" w:rsidRDefault="00000000">
            <w:r>
              <w:rPr>
                <w:sz w:val="20"/>
              </w:rPr>
              <w:t>รายการประเภท SERVICE ต้องกรอกคำอธิบาย</w:t>
            </w:r>
          </w:p>
        </w:tc>
      </w:tr>
      <w:tr w:rsidR="002D4FF8" w14:paraId="68C8E4BF" w14:textId="77777777">
        <w:tc>
          <w:tcPr>
            <w:tcW w:w="4536" w:type="dxa"/>
            <w:shd w:val="clear" w:color="auto" w:fill="F0F4F8"/>
          </w:tcPr>
          <w:p w14:paraId="1DEAFC8A" w14:textId="77777777" w:rsidR="002D4FF8" w:rsidRDefault="00000000">
            <w:r>
              <w:rPr>
                <w:sz w:val="20"/>
              </w:rPr>
              <w:t>BLANKET ต้องมีวันที่</w:t>
            </w:r>
          </w:p>
        </w:tc>
        <w:tc>
          <w:tcPr>
            <w:tcW w:w="4536" w:type="dxa"/>
            <w:shd w:val="clear" w:color="auto" w:fill="F0F4F8"/>
          </w:tcPr>
          <w:p w14:paraId="5AE6F16E" w14:textId="77777777" w:rsidR="002D4FF8" w:rsidRDefault="00000000">
            <w:r>
              <w:rPr>
                <w:sz w:val="20"/>
              </w:rPr>
              <w:t>PR แบบสัญญาระยะยาวต้องกำหนดวันเริ่ม-สิ้นสุด</w:t>
            </w:r>
          </w:p>
        </w:tc>
      </w:tr>
      <w:tr w:rsidR="002D4FF8" w14:paraId="3400F6F4" w14:textId="77777777">
        <w:tc>
          <w:tcPr>
            <w:tcW w:w="4536" w:type="dxa"/>
          </w:tcPr>
          <w:p w14:paraId="7DFC60C7" w14:textId="77777777" w:rsidR="002D4FF8" w:rsidRDefault="00000000">
            <w:r>
              <w:rPr>
                <w:sz w:val="20"/>
              </w:rPr>
              <w:t>รับของ GOODS = stock เพิ่ม</w:t>
            </w:r>
          </w:p>
        </w:tc>
        <w:tc>
          <w:tcPr>
            <w:tcW w:w="4536" w:type="dxa"/>
          </w:tcPr>
          <w:p w14:paraId="5619B9FD" w14:textId="77777777" w:rsidR="002D4FF8" w:rsidRDefault="00000000">
            <w:r>
              <w:rPr>
                <w:sz w:val="20"/>
              </w:rPr>
              <w:t>รับของสินค้า → สร้าง RECEIVE movement อัตโนมัติ</w:t>
            </w:r>
          </w:p>
        </w:tc>
      </w:tr>
      <w:tr w:rsidR="002D4FF8" w14:paraId="53A0927C" w14:textId="77777777">
        <w:tc>
          <w:tcPr>
            <w:tcW w:w="4536" w:type="dxa"/>
            <w:shd w:val="clear" w:color="auto" w:fill="F0F4F8"/>
          </w:tcPr>
          <w:p w14:paraId="240EB287" w14:textId="77777777" w:rsidR="002D4FF8" w:rsidRDefault="00000000">
            <w:r>
              <w:rPr>
                <w:sz w:val="20"/>
              </w:rPr>
              <w:t>รับงาน SERVICE = ยืนยัน</w:t>
            </w:r>
          </w:p>
        </w:tc>
        <w:tc>
          <w:tcPr>
            <w:tcW w:w="4536" w:type="dxa"/>
            <w:shd w:val="clear" w:color="auto" w:fill="F0F4F8"/>
          </w:tcPr>
          <w:p w14:paraId="62E3AE3F" w14:textId="77777777" w:rsidR="002D4FF8" w:rsidRDefault="00000000">
            <w:r>
              <w:rPr>
                <w:sz w:val="20"/>
              </w:rPr>
              <w:t>รับงานบริการ → แค่ยืนยันรับ (ไม่มี stock)</w:t>
            </w:r>
          </w:p>
        </w:tc>
      </w:tr>
    </w:tbl>
    <w:p w14:paraId="52207297" w14:textId="77777777" w:rsidR="002D4FF8" w:rsidRDefault="002D4FF8"/>
    <w:p w14:paraId="41D8F900" w14:textId="77777777" w:rsidR="002D4FF8" w:rsidRDefault="00000000">
      <w:pPr>
        <w:pStyle w:val="Heading3"/>
      </w:pPr>
      <w:r>
        <w:t>การวางแผน (Planning)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6693AA06" w14:textId="77777777">
        <w:tc>
          <w:tcPr>
            <w:tcW w:w="4536" w:type="dxa"/>
            <w:shd w:val="clear" w:color="auto" w:fill="003366"/>
          </w:tcPr>
          <w:p w14:paraId="3BD54F4A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014F9F01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48FB33B3" w14:textId="77777777">
        <w:tc>
          <w:tcPr>
            <w:tcW w:w="4536" w:type="dxa"/>
            <w:shd w:val="clear" w:color="auto" w:fill="F0F4F8"/>
          </w:tcPr>
          <w:p w14:paraId="49EE9F04" w14:textId="77777777" w:rsidR="002D4FF8" w:rsidRDefault="00000000">
            <w:r>
              <w:rPr>
                <w:sz w:val="20"/>
              </w:rPr>
              <w:t>1 คน = 1 งาน/วัน</w:t>
            </w:r>
          </w:p>
        </w:tc>
        <w:tc>
          <w:tcPr>
            <w:tcW w:w="4536" w:type="dxa"/>
            <w:shd w:val="clear" w:color="auto" w:fill="F0F4F8"/>
          </w:tcPr>
          <w:p w14:paraId="625744E7" w14:textId="77777777" w:rsidR="002D4FF8" w:rsidRDefault="00000000">
            <w:r>
              <w:rPr>
                <w:sz w:val="20"/>
              </w:rPr>
              <w:t>จัดคนเข้างานได้ 1 WO ต่อวัน</w:t>
            </w:r>
          </w:p>
        </w:tc>
      </w:tr>
      <w:tr w:rsidR="002D4FF8" w14:paraId="03C3DBE3" w14:textId="77777777">
        <w:tc>
          <w:tcPr>
            <w:tcW w:w="4536" w:type="dxa"/>
          </w:tcPr>
          <w:p w14:paraId="67FB3570" w14:textId="77777777" w:rsidR="002D4FF8" w:rsidRDefault="00000000">
            <w:r>
              <w:rPr>
                <w:sz w:val="20"/>
              </w:rPr>
              <w:t>1 เครื่องมือ = 1 งาน/วัน</w:t>
            </w:r>
          </w:p>
        </w:tc>
        <w:tc>
          <w:tcPr>
            <w:tcW w:w="4536" w:type="dxa"/>
          </w:tcPr>
          <w:p w14:paraId="2B3DFA9B" w14:textId="77777777" w:rsidR="002D4FF8" w:rsidRDefault="00000000">
            <w:r>
              <w:rPr>
                <w:sz w:val="20"/>
              </w:rPr>
              <w:t>จัดเครื่องมือเข้างานได้ 1 WO ต่อวัน</w:t>
            </w:r>
          </w:p>
        </w:tc>
      </w:tr>
      <w:tr w:rsidR="002D4FF8" w14:paraId="2A497E91" w14:textId="77777777">
        <w:tc>
          <w:tcPr>
            <w:tcW w:w="4536" w:type="dxa"/>
            <w:shd w:val="clear" w:color="auto" w:fill="F0F4F8"/>
          </w:tcPr>
          <w:p w14:paraId="0BD74333" w14:textId="77777777" w:rsidR="002D4FF8" w:rsidRDefault="00000000">
            <w:r>
              <w:rPr>
                <w:sz w:val="20"/>
              </w:rPr>
              <w:t>คนลาจัดงานไม่ได้</w:t>
            </w:r>
          </w:p>
        </w:tc>
        <w:tc>
          <w:tcPr>
            <w:tcW w:w="4536" w:type="dxa"/>
            <w:shd w:val="clear" w:color="auto" w:fill="F0F4F8"/>
          </w:tcPr>
          <w:p w14:paraId="5C39A3B0" w14:textId="77777777" w:rsidR="002D4FF8" w:rsidRDefault="00000000">
            <w:r>
              <w:rPr>
                <w:sz w:val="20"/>
              </w:rPr>
              <w:t>วันที่พนักงานลา ห้ามจัดลงงาน</w:t>
            </w:r>
          </w:p>
        </w:tc>
      </w:tr>
      <w:tr w:rsidR="002D4FF8" w14:paraId="30968CCC" w14:textId="77777777">
        <w:tc>
          <w:tcPr>
            <w:tcW w:w="4536" w:type="dxa"/>
          </w:tcPr>
          <w:p w14:paraId="60893C2B" w14:textId="77777777" w:rsidR="002D4FF8" w:rsidRDefault="00000000">
            <w:r>
              <w:rPr>
                <w:sz w:val="20"/>
              </w:rPr>
              <w:t>จองวัสดุหัก stock</w:t>
            </w:r>
          </w:p>
        </w:tc>
        <w:tc>
          <w:tcPr>
            <w:tcW w:w="4536" w:type="dxa"/>
          </w:tcPr>
          <w:p w14:paraId="0BD62001" w14:textId="77777777" w:rsidR="002D4FF8" w:rsidRDefault="00000000">
            <w:r>
              <w:rPr>
                <w:sz w:val="20"/>
              </w:rPr>
              <w:t>Available = on_hand - จำนวนจองแล้ว</w:t>
            </w:r>
          </w:p>
        </w:tc>
      </w:tr>
      <w:tr w:rsidR="002D4FF8" w14:paraId="1AEDD81A" w14:textId="77777777">
        <w:tc>
          <w:tcPr>
            <w:tcW w:w="4536" w:type="dxa"/>
            <w:shd w:val="clear" w:color="auto" w:fill="F0F4F8"/>
          </w:tcPr>
          <w:p w14:paraId="1AA43E0F" w14:textId="77777777" w:rsidR="002D4FF8" w:rsidRDefault="00000000">
            <w:r>
              <w:rPr>
                <w:sz w:val="20"/>
              </w:rPr>
              <w:t>จองเครื่องมือห้ามซ้อน</w:t>
            </w:r>
          </w:p>
        </w:tc>
        <w:tc>
          <w:tcPr>
            <w:tcW w:w="4536" w:type="dxa"/>
            <w:shd w:val="clear" w:color="auto" w:fill="F0F4F8"/>
          </w:tcPr>
          <w:p w14:paraId="29ED9806" w14:textId="77777777" w:rsidR="002D4FF8" w:rsidRDefault="00000000">
            <w:r>
              <w:rPr>
                <w:sz w:val="20"/>
              </w:rPr>
              <w:t>ห้ามจองเครื่องมือซ้อนช่วงวันเดียวกัน</w:t>
            </w:r>
          </w:p>
        </w:tc>
      </w:tr>
    </w:tbl>
    <w:p w14:paraId="31882095" w14:textId="77777777" w:rsidR="002D4FF8" w:rsidRDefault="002D4FF8"/>
    <w:p w14:paraId="4E56C460" w14:textId="77777777" w:rsidR="002D4FF8" w:rsidRDefault="00000000">
      <w:pPr>
        <w:pStyle w:val="Heading3"/>
      </w:pPr>
      <w:r>
        <w:t>ระบบ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6C08E790" w14:textId="77777777">
        <w:tc>
          <w:tcPr>
            <w:tcW w:w="4536" w:type="dxa"/>
            <w:shd w:val="clear" w:color="auto" w:fill="003366"/>
          </w:tcPr>
          <w:p w14:paraId="71B88551" w14:textId="77777777" w:rsidR="002D4FF8" w:rsidRDefault="00000000">
            <w:r>
              <w:rPr>
                <w:b/>
                <w:color w:val="FFFFFF"/>
                <w:sz w:val="20"/>
              </w:rPr>
              <w:t>กฎ</w:t>
            </w:r>
          </w:p>
        </w:tc>
        <w:tc>
          <w:tcPr>
            <w:tcW w:w="4536" w:type="dxa"/>
            <w:shd w:val="clear" w:color="auto" w:fill="003366"/>
          </w:tcPr>
          <w:p w14:paraId="4EDF6A96" w14:textId="77777777" w:rsidR="002D4FF8" w:rsidRDefault="00000000">
            <w:r>
              <w:rPr>
                <w:b/>
                <w:color w:val="FFFFFF"/>
                <w:sz w:val="20"/>
              </w:rPr>
              <w:t>อธิบาย</w:t>
            </w:r>
          </w:p>
        </w:tc>
      </w:tr>
      <w:tr w:rsidR="002D4FF8" w14:paraId="746AE1E5" w14:textId="77777777">
        <w:tc>
          <w:tcPr>
            <w:tcW w:w="4536" w:type="dxa"/>
            <w:shd w:val="clear" w:color="auto" w:fill="F0F4F8"/>
          </w:tcPr>
          <w:p w14:paraId="2CA86ECF" w14:textId="77777777" w:rsidR="002D4FF8" w:rsidRDefault="00000000">
            <w:r>
              <w:rPr>
                <w:sz w:val="20"/>
              </w:rPr>
              <w:t>Owner ลดตัวเองไม่ได้</w:t>
            </w:r>
          </w:p>
        </w:tc>
        <w:tc>
          <w:tcPr>
            <w:tcW w:w="4536" w:type="dxa"/>
            <w:shd w:val="clear" w:color="auto" w:fill="F0F4F8"/>
          </w:tcPr>
          <w:p w14:paraId="54AFB977" w14:textId="77777777" w:rsidR="002D4FF8" w:rsidRDefault="00000000">
            <w:r>
              <w:rPr>
                <w:sz w:val="20"/>
              </w:rPr>
              <w:t>เจ้าของระบบห้ามลด role ตัวเอง</w:t>
            </w:r>
          </w:p>
        </w:tc>
      </w:tr>
      <w:tr w:rsidR="002D4FF8" w14:paraId="11A589F2" w14:textId="77777777">
        <w:tc>
          <w:tcPr>
            <w:tcW w:w="4536" w:type="dxa"/>
          </w:tcPr>
          <w:p w14:paraId="4368FBF6" w14:textId="77777777" w:rsidR="002D4FF8" w:rsidRDefault="00000000">
            <w:r>
              <w:rPr>
                <w:sz w:val="20"/>
              </w:rPr>
              <w:t>สิทธิ์ต้องอยู่ในรายการ</w:t>
            </w:r>
          </w:p>
        </w:tc>
        <w:tc>
          <w:tcPr>
            <w:tcW w:w="4536" w:type="dxa"/>
          </w:tcPr>
          <w:p w14:paraId="2D96EA41" w14:textId="77777777" w:rsidR="002D4FF8" w:rsidRDefault="00000000">
            <w:r>
              <w:rPr>
                <w:sz w:val="20"/>
              </w:rPr>
              <w:t>Permission ต้องอยู่ในรายการที่กำหนด (133 ตัว)</w:t>
            </w:r>
          </w:p>
        </w:tc>
      </w:tr>
      <w:tr w:rsidR="002D4FF8" w14:paraId="4E3300E4" w14:textId="77777777">
        <w:tc>
          <w:tcPr>
            <w:tcW w:w="4536" w:type="dxa"/>
            <w:shd w:val="clear" w:color="auto" w:fill="F0F4F8"/>
          </w:tcPr>
          <w:p w14:paraId="16A9C396" w14:textId="77777777" w:rsidR="002D4FF8" w:rsidRDefault="00000000">
            <w:r>
              <w:rPr>
                <w:sz w:val="20"/>
              </w:rPr>
              <w:t>Action ต้องถูกต้อง</w:t>
            </w:r>
          </w:p>
        </w:tc>
        <w:tc>
          <w:tcPr>
            <w:tcW w:w="4536" w:type="dxa"/>
            <w:shd w:val="clear" w:color="auto" w:fill="F0F4F8"/>
          </w:tcPr>
          <w:p w14:paraId="09C10D97" w14:textId="77777777" w:rsidR="002D4FF8" w:rsidRDefault="00000000">
            <w:r>
              <w:rPr>
                <w:sz w:val="20"/>
              </w:rPr>
              <w:t>ต้องเป็น 1 ใน 7: create/read/update/delete/approve/export/execute</w:t>
            </w:r>
          </w:p>
        </w:tc>
      </w:tr>
      <w:tr w:rsidR="002D4FF8" w14:paraId="1529E49B" w14:textId="77777777">
        <w:tc>
          <w:tcPr>
            <w:tcW w:w="4536" w:type="dxa"/>
          </w:tcPr>
          <w:p w14:paraId="15B61D06" w14:textId="77777777" w:rsidR="002D4FF8" w:rsidRDefault="00000000">
            <w:r>
              <w:rPr>
                <w:sz w:val="20"/>
              </w:rPr>
              <w:t>ทุก query ต้อง filter org</w:t>
            </w:r>
          </w:p>
        </w:tc>
        <w:tc>
          <w:tcPr>
            <w:tcW w:w="4536" w:type="dxa"/>
          </w:tcPr>
          <w:p w14:paraId="06841BC4" w14:textId="77777777" w:rsidR="002D4FF8" w:rsidRDefault="00000000">
            <w:r>
              <w:rPr>
                <w:sz w:val="20"/>
              </w:rPr>
              <w:t>Multi-tenant: ข้อมูลแยกตามองค์กร</w:t>
            </w:r>
          </w:p>
        </w:tc>
      </w:tr>
      <w:tr w:rsidR="002D4FF8" w14:paraId="2358CBE9" w14:textId="77777777">
        <w:tc>
          <w:tcPr>
            <w:tcW w:w="4536" w:type="dxa"/>
            <w:shd w:val="clear" w:color="auto" w:fill="F0F4F8"/>
          </w:tcPr>
          <w:p w14:paraId="0333BCD8" w14:textId="77777777" w:rsidR="002D4FF8" w:rsidRDefault="00000000">
            <w:r>
              <w:rPr>
                <w:sz w:val="20"/>
              </w:rPr>
              <w:t>เงินห้ามใช้ Float</w:t>
            </w:r>
          </w:p>
        </w:tc>
        <w:tc>
          <w:tcPr>
            <w:tcW w:w="4536" w:type="dxa"/>
            <w:shd w:val="clear" w:color="auto" w:fill="F0F4F8"/>
          </w:tcPr>
          <w:p w14:paraId="72E05639" w14:textId="77777777" w:rsidR="002D4FF8" w:rsidRDefault="00000000">
            <w:r>
              <w:rPr>
                <w:sz w:val="20"/>
              </w:rPr>
              <w:t>ตัวเลขเงินต้องใช้ Numeric(12,2) เท่านั้น</w:t>
            </w:r>
          </w:p>
        </w:tc>
      </w:tr>
    </w:tbl>
    <w:p w14:paraId="20937626" w14:textId="77777777" w:rsidR="002D4FF8" w:rsidRDefault="002D4FF8"/>
    <w:p w14:paraId="542854BD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กฎธุรกิจถูกต้องไหม? มีกฎไหนที่ต้องเปลี่ยนหรือเพิ่ม?</w:t>
      </w:r>
    </w:p>
    <w:p w14:paraId="2A47B4B2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EBE8EF" w14:textId="77777777" w:rsidR="002D4FF8" w:rsidRDefault="00000000">
      <w:pPr>
        <w:pStyle w:val="Heading2"/>
      </w:pPr>
      <w:r>
        <w:t>A11. ข้อบังคับเด็ดขาด (Hard Constraints)</w:t>
      </w:r>
    </w:p>
    <w:p w14:paraId="4453CB40" w14:textId="77777777" w:rsidR="002D4FF8" w:rsidRDefault="00000000">
      <w:r>
        <w:t>ข้อบังคับเหล่านี้ต้องรักษาไว้ตลอด ไม่ว่าจะ implement อะไรเพิ่ม: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74B6FE43" w14:textId="77777777">
        <w:tc>
          <w:tcPr>
            <w:tcW w:w="4536" w:type="dxa"/>
            <w:shd w:val="clear" w:color="auto" w:fill="003366"/>
          </w:tcPr>
          <w:p w14:paraId="5DA93974" w14:textId="77777777" w:rsidR="002D4FF8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536" w:type="dxa"/>
            <w:shd w:val="clear" w:color="auto" w:fill="003366"/>
          </w:tcPr>
          <w:p w14:paraId="400E03DD" w14:textId="77777777" w:rsidR="002D4FF8" w:rsidRDefault="00000000">
            <w:r>
              <w:rPr>
                <w:b/>
                <w:color w:val="FFFFFF"/>
                <w:sz w:val="20"/>
              </w:rPr>
              <w:t>ข้อบังคับ</w:t>
            </w:r>
          </w:p>
        </w:tc>
      </w:tr>
      <w:tr w:rsidR="002D4FF8" w14:paraId="32E1E979" w14:textId="77777777">
        <w:tc>
          <w:tcPr>
            <w:tcW w:w="4536" w:type="dxa"/>
            <w:shd w:val="clear" w:color="auto" w:fill="F0F4F8"/>
          </w:tcPr>
          <w:p w14:paraId="2B454D66" w14:textId="77777777" w:rsidR="002D4FF8" w:rsidRDefault="00000000">
            <w:r>
              <w:rPr>
                <w:sz w:val="20"/>
              </w:rPr>
              <w:t>1</w:t>
            </w:r>
          </w:p>
        </w:tc>
        <w:tc>
          <w:tcPr>
            <w:tcW w:w="4536" w:type="dxa"/>
            <w:shd w:val="clear" w:color="auto" w:fill="F0F4F8"/>
          </w:tcPr>
          <w:p w14:paraId="1CB6FBAD" w14:textId="77777777" w:rsidR="002D4FF8" w:rsidRDefault="00000000">
            <w:r>
              <w:rPr>
                <w:sz w:val="20"/>
              </w:rPr>
              <w:t>Permission format: module.resource.action (3 ส่วนเสมอ)</w:t>
            </w:r>
          </w:p>
        </w:tc>
      </w:tr>
      <w:tr w:rsidR="002D4FF8" w14:paraId="030176FE" w14:textId="77777777">
        <w:tc>
          <w:tcPr>
            <w:tcW w:w="4536" w:type="dxa"/>
          </w:tcPr>
          <w:p w14:paraId="1FC6A7B1" w14:textId="77777777" w:rsidR="002D4FF8" w:rsidRDefault="00000000">
            <w:r>
              <w:rPr>
                <w:sz w:val="20"/>
              </w:rPr>
              <w:t>2</w:t>
            </w:r>
          </w:p>
        </w:tc>
        <w:tc>
          <w:tcPr>
            <w:tcW w:w="4536" w:type="dxa"/>
          </w:tcPr>
          <w:p w14:paraId="231BF7E3" w14:textId="77777777" w:rsidR="002D4FF8" w:rsidRDefault="00000000">
            <w:r>
              <w:rPr>
                <w:sz w:val="20"/>
              </w:rPr>
              <w:t>Stock movements เป็น immutable — แก้ผ่าน REVERSAL เท่านั้น</w:t>
            </w:r>
          </w:p>
        </w:tc>
      </w:tr>
      <w:tr w:rsidR="002D4FF8" w14:paraId="41BCC443" w14:textId="77777777">
        <w:tc>
          <w:tcPr>
            <w:tcW w:w="4536" w:type="dxa"/>
            <w:shd w:val="clear" w:color="auto" w:fill="F0F4F8"/>
          </w:tcPr>
          <w:p w14:paraId="6A3E923D" w14:textId="77777777" w:rsidR="002D4FF8" w:rsidRDefault="00000000">
            <w:r>
              <w:rPr>
                <w:sz w:val="20"/>
              </w:rPr>
              <w:t>3</w:t>
            </w:r>
          </w:p>
        </w:tc>
        <w:tc>
          <w:tcPr>
            <w:tcW w:w="4536" w:type="dxa"/>
            <w:shd w:val="clear" w:color="auto" w:fill="F0F4F8"/>
          </w:tcPr>
          <w:p w14:paraId="7D7D0F31" w14:textId="77777777" w:rsidR="002D4FF8" w:rsidRDefault="00000000">
            <w:r>
              <w:rPr>
                <w:sz w:val="20"/>
              </w:rPr>
              <w:t>Financial fields ใช้ Numeric(12,2) — ห้ามใช้ Float</w:t>
            </w:r>
          </w:p>
        </w:tc>
      </w:tr>
      <w:tr w:rsidR="002D4FF8" w14:paraId="40BB3244" w14:textId="77777777">
        <w:tc>
          <w:tcPr>
            <w:tcW w:w="4536" w:type="dxa"/>
          </w:tcPr>
          <w:p w14:paraId="01C202C1" w14:textId="77777777" w:rsidR="002D4FF8" w:rsidRDefault="00000000">
            <w:r>
              <w:rPr>
                <w:sz w:val="20"/>
              </w:rPr>
              <w:t>4</w:t>
            </w:r>
          </w:p>
        </w:tc>
        <w:tc>
          <w:tcPr>
            <w:tcW w:w="4536" w:type="dxa"/>
          </w:tcPr>
          <w:p w14:paraId="0AF05360" w14:textId="77777777" w:rsidR="002D4FF8" w:rsidRDefault="00000000">
            <w:r>
              <w:rPr>
                <w:sz w:val="20"/>
              </w:rPr>
              <w:t>on_hand &gt;= 0 ตลอดเวลา</w:t>
            </w:r>
          </w:p>
        </w:tc>
      </w:tr>
      <w:tr w:rsidR="002D4FF8" w14:paraId="737A7B97" w14:textId="77777777">
        <w:tc>
          <w:tcPr>
            <w:tcW w:w="4536" w:type="dxa"/>
            <w:shd w:val="clear" w:color="auto" w:fill="F0F4F8"/>
          </w:tcPr>
          <w:p w14:paraId="68842180" w14:textId="77777777" w:rsidR="002D4FF8" w:rsidRDefault="00000000">
            <w:r>
              <w:rPr>
                <w:sz w:val="20"/>
              </w:rPr>
              <w:t>5</w:t>
            </w:r>
          </w:p>
        </w:tc>
        <w:tc>
          <w:tcPr>
            <w:tcW w:w="4536" w:type="dxa"/>
            <w:shd w:val="clear" w:color="auto" w:fill="F0F4F8"/>
          </w:tcPr>
          <w:p w14:paraId="30060F02" w14:textId="77777777" w:rsidR="002D4FF8" w:rsidRDefault="00000000">
            <w:r>
              <w:rPr>
                <w:sz w:val="20"/>
              </w:rPr>
              <w:t>Multi-tenant: ทุก query ต้องมี org_id filter</w:t>
            </w:r>
          </w:p>
        </w:tc>
      </w:tr>
      <w:tr w:rsidR="002D4FF8" w14:paraId="16D6F212" w14:textId="77777777">
        <w:tc>
          <w:tcPr>
            <w:tcW w:w="4536" w:type="dxa"/>
          </w:tcPr>
          <w:p w14:paraId="3CE45514" w14:textId="77777777" w:rsidR="002D4FF8" w:rsidRDefault="00000000">
            <w:r>
              <w:rPr>
                <w:sz w:val="20"/>
              </w:rPr>
              <w:t>6</w:t>
            </w:r>
          </w:p>
        </w:tc>
        <w:tc>
          <w:tcPr>
            <w:tcW w:w="4536" w:type="dxa"/>
          </w:tcPr>
          <w:p w14:paraId="1EA0B89C" w14:textId="77777777" w:rsidR="002D4FF8" w:rsidRDefault="00000000">
            <w:r>
              <w:rPr>
                <w:sz w:val="20"/>
              </w:rPr>
              <w:t>Data Scope: HR endpoints ต้อง filter ตาม role</w:t>
            </w:r>
          </w:p>
        </w:tc>
      </w:tr>
      <w:tr w:rsidR="002D4FF8" w14:paraId="20BC485D" w14:textId="77777777">
        <w:tc>
          <w:tcPr>
            <w:tcW w:w="4536" w:type="dxa"/>
            <w:shd w:val="clear" w:color="auto" w:fill="F0F4F8"/>
          </w:tcPr>
          <w:p w14:paraId="4F115542" w14:textId="77777777" w:rsidR="002D4FF8" w:rsidRDefault="00000000">
            <w:r>
              <w:rPr>
                <w:sz w:val="20"/>
              </w:rPr>
              <w:t>7</w:t>
            </w:r>
          </w:p>
        </w:tc>
        <w:tc>
          <w:tcPr>
            <w:tcW w:w="4536" w:type="dxa"/>
            <w:shd w:val="clear" w:color="auto" w:fill="F0F4F8"/>
          </w:tcPr>
          <w:p w14:paraId="6700B212" w14:textId="77777777" w:rsidR="002D4FF8" w:rsidRDefault="00000000">
            <w:r>
              <w:rPr>
                <w:sz w:val="20"/>
              </w:rPr>
              <w:t>WO Status: DRAFT→OPEN→CLOSED ห้ามย้อน</w:t>
            </w:r>
          </w:p>
        </w:tc>
      </w:tr>
      <w:tr w:rsidR="002D4FF8" w14:paraId="79D4443B" w14:textId="77777777">
        <w:tc>
          <w:tcPr>
            <w:tcW w:w="4536" w:type="dxa"/>
          </w:tcPr>
          <w:p w14:paraId="7230D9DF" w14:textId="77777777" w:rsidR="002D4FF8" w:rsidRDefault="00000000">
            <w:r>
              <w:rPr>
                <w:sz w:val="20"/>
              </w:rPr>
              <w:t>8</w:t>
            </w:r>
          </w:p>
        </w:tc>
        <w:tc>
          <w:tcPr>
            <w:tcW w:w="4536" w:type="dxa"/>
          </w:tcPr>
          <w:p w14:paraId="572321CB" w14:textId="77777777" w:rsidR="002D4FF8" w:rsidRDefault="00000000">
            <w:r>
              <w:rPr>
                <w:sz w:val="20"/>
              </w:rPr>
              <w:t>Timesheet: 1 employee/WO/date = unique (ห้าม overlap)</w:t>
            </w:r>
          </w:p>
        </w:tc>
      </w:tr>
      <w:tr w:rsidR="002D4FF8" w14:paraId="3D889CFE" w14:textId="77777777">
        <w:tc>
          <w:tcPr>
            <w:tcW w:w="4536" w:type="dxa"/>
            <w:shd w:val="clear" w:color="auto" w:fill="F0F4F8"/>
          </w:tcPr>
          <w:p w14:paraId="5F4A8351" w14:textId="77777777" w:rsidR="002D4FF8" w:rsidRDefault="00000000">
            <w:r>
              <w:rPr>
                <w:sz w:val="20"/>
              </w:rPr>
              <w:t>9</w:t>
            </w:r>
          </w:p>
        </w:tc>
        <w:tc>
          <w:tcPr>
            <w:tcW w:w="4536" w:type="dxa"/>
            <w:shd w:val="clear" w:color="auto" w:fill="F0F4F8"/>
          </w:tcPr>
          <w:p w14:paraId="489CAC3E" w14:textId="77777777" w:rsidR="002D4FF8" w:rsidRDefault="00000000">
            <w:r>
              <w:rPr>
                <w:sz w:val="20"/>
              </w:rPr>
              <w:t>OT Factor ≤ Maximum Ceiling ที่ Admin กำหนด</w:t>
            </w:r>
          </w:p>
        </w:tc>
      </w:tr>
      <w:tr w:rsidR="002D4FF8" w14:paraId="3B5DEC4B" w14:textId="77777777">
        <w:tc>
          <w:tcPr>
            <w:tcW w:w="4536" w:type="dxa"/>
          </w:tcPr>
          <w:p w14:paraId="3CFB8747" w14:textId="77777777" w:rsidR="002D4FF8" w:rsidRDefault="00000000">
            <w:r>
              <w:rPr>
                <w:sz w:val="20"/>
              </w:rPr>
              <w:lastRenderedPageBreak/>
              <w:t>10</w:t>
            </w:r>
          </w:p>
        </w:tc>
        <w:tc>
          <w:tcPr>
            <w:tcW w:w="4536" w:type="dxa"/>
          </w:tcPr>
          <w:p w14:paraId="188181D1" w14:textId="77777777" w:rsidR="002D4FF8" w:rsidRDefault="00000000">
            <w:r>
              <w:rPr>
                <w:sz w:val="20"/>
              </w:rPr>
              <w:t>PO ต้องสร้างจาก PR เท่านั้น</w:t>
            </w:r>
          </w:p>
        </w:tc>
      </w:tr>
      <w:tr w:rsidR="002D4FF8" w14:paraId="7A217A60" w14:textId="77777777">
        <w:tc>
          <w:tcPr>
            <w:tcW w:w="4536" w:type="dxa"/>
            <w:shd w:val="clear" w:color="auto" w:fill="F0F4F8"/>
          </w:tcPr>
          <w:p w14:paraId="1D3ECA05" w14:textId="77777777" w:rsidR="002D4FF8" w:rsidRDefault="00000000">
            <w:r>
              <w:rPr>
                <w:sz w:val="20"/>
              </w:rPr>
              <w:t>11</w:t>
            </w:r>
          </w:p>
        </w:tc>
        <w:tc>
          <w:tcPr>
            <w:tcW w:w="4536" w:type="dxa"/>
            <w:shd w:val="clear" w:color="auto" w:fill="F0F4F8"/>
          </w:tcPr>
          <w:p w14:paraId="0CD8F451" w14:textId="77777777" w:rsidR="002D4FF8" w:rsidRDefault="00000000">
            <w:r>
              <w:rPr>
                <w:sz w:val="20"/>
              </w:rPr>
              <w:t>Icons: ใช้ Lucide React เท่านั้น — ห้ามใช้ emoji / Ant Design Icons</w:t>
            </w:r>
          </w:p>
        </w:tc>
      </w:tr>
      <w:tr w:rsidR="002D4FF8" w14:paraId="6A2AC8A3" w14:textId="77777777">
        <w:tc>
          <w:tcPr>
            <w:tcW w:w="4536" w:type="dxa"/>
          </w:tcPr>
          <w:p w14:paraId="7160A27E" w14:textId="77777777" w:rsidR="002D4FF8" w:rsidRDefault="00000000">
            <w:r>
              <w:rPr>
                <w:sz w:val="20"/>
              </w:rPr>
              <w:t>12</w:t>
            </w:r>
          </w:p>
        </w:tc>
        <w:tc>
          <w:tcPr>
            <w:tcW w:w="4536" w:type="dxa"/>
          </w:tcPr>
          <w:p w14:paraId="2346B216" w14:textId="77777777" w:rsidR="002D4FF8" w:rsidRDefault="00000000">
            <w:r>
              <w:rPr>
                <w:sz w:val="20"/>
              </w:rPr>
              <w:t>Token: เก็บใน Zustand (memory) เท่านั้น — ห้าม localStorage</w:t>
            </w:r>
          </w:p>
        </w:tc>
      </w:tr>
    </w:tbl>
    <w:p w14:paraId="065FFC78" w14:textId="77777777" w:rsidR="002D4FF8" w:rsidRDefault="002D4FF8"/>
    <w:p w14:paraId="2B65469C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ข้อบังคับถูกต้องไหม? มีอะไรที่ต้องเพิ่มหรือลดไหม?</w:t>
      </w:r>
    </w:p>
    <w:p w14:paraId="67529F4B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B5EB2B" w14:textId="77777777" w:rsidR="002D4FF8" w:rsidRDefault="00000000">
      <w:pPr>
        <w:pStyle w:val="Heading2"/>
      </w:pPr>
      <w:r>
        <w:t>A12. Progress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3B8A04CA" w14:textId="77777777">
        <w:tc>
          <w:tcPr>
            <w:tcW w:w="3024" w:type="dxa"/>
            <w:shd w:val="clear" w:color="auto" w:fill="003366"/>
          </w:tcPr>
          <w:p w14:paraId="490BB22D" w14:textId="77777777" w:rsidR="002D4FF8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3024" w:type="dxa"/>
            <w:shd w:val="clear" w:color="auto" w:fill="003366"/>
          </w:tcPr>
          <w:p w14:paraId="60BF5537" w14:textId="77777777" w:rsidR="002D4FF8" w:rsidRDefault="00000000">
            <w:r>
              <w:rPr>
                <w:b/>
                <w:color w:val="FFFFFF"/>
                <w:sz w:val="20"/>
              </w:rPr>
              <w:t>ชื่อ</w:t>
            </w:r>
          </w:p>
        </w:tc>
        <w:tc>
          <w:tcPr>
            <w:tcW w:w="3024" w:type="dxa"/>
            <w:shd w:val="clear" w:color="auto" w:fill="003366"/>
          </w:tcPr>
          <w:p w14:paraId="27351C43" w14:textId="77777777" w:rsidR="002D4FF8" w:rsidRDefault="00000000">
            <w:r>
              <w:rPr>
                <w:b/>
                <w:color w:val="FFFFFF"/>
                <w:sz w:val="20"/>
              </w:rPr>
              <w:t>สถานะ</w:t>
            </w:r>
          </w:p>
        </w:tc>
      </w:tr>
      <w:tr w:rsidR="002D4FF8" w14:paraId="45CE262B" w14:textId="77777777">
        <w:tc>
          <w:tcPr>
            <w:tcW w:w="3024" w:type="dxa"/>
            <w:shd w:val="clear" w:color="auto" w:fill="F0F4F8"/>
          </w:tcPr>
          <w:p w14:paraId="38E69A0B" w14:textId="77777777" w:rsidR="002D4FF8" w:rsidRDefault="00000000">
            <w:r>
              <w:rPr>
                <w:sz w:val="20"/>
              </w:rPr>
              <w:t>0</w:t>
            </w:r>
          </w:p>
        </w:tc>
        <w:tc>
          <w:tcPr>
            <w:tcW w:w="3024" w:type="dxa"/>
            <w:shd w:val="clear" w:color="auto" w:fill="F0F4F8"/>
          </w:tcPr>
          <w:p w14:paraId="01B0579D" w14:textId="77777777" w:rsidR="002D4FF8" w:rsidRDefault="00000000">
            <w:r>
              <w:rPr>
                <w:sz w:val="20"/>
              </w:rPr>
              <w:t>Foundation</w:t>
            </w:r>
          </w:p>
        </w:tc>
        <w:tc>
          <w:tcPr>
            <w:tcW w:w="3024" w:type="dxa"/>
            <w:shd w:val="clear" w:color="auto" w:fill="F0F4F8"/>
          </w:tcPr>
          <w:p w14:paraId="651DDDAD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0CDF7E56" w14:textId="77777777">
        <w:tc>
          <w:tcPr>
            <w:tcW w:w="3024" w:type="dxa"/>
          </w:tcPr>
          <w:p w14:paraId="109B14D1" w14:textId="77777777" w:rsidR="002D4FF8" w:rsidRDefault="00000000">
            <w:r>
              <w:rPr>
                <w:sz w:val="20"/>
              </w:rPr>
              <w:t>1</w:t>
            </w:r>
          </w:p>
        </w:tc>
        <w:tc>
          <w:tcPr>
            <w:tcW w:w="3024" w:type="dxa"/>
          </w:tcPr>
          <w:p w14:paraId="287A5D8F" w14:textId="77777777" w:rsidR="002D4FF8" w:rsidRDefault="00000000">
            <w:r>
              <w:rPr>
                <w:sz w:val="20"/>
              </w:rPr>
              <w:t>Core Modules (Inventory, Master, Warehouse)</w:t>
            </w:r>
          </w:p>
        </w:tc>
        <w:tc>
          <w:tcPr>
            <w:tcW w:w="3024" w:type="dxa"/>
          </w:tcPr>
          <w:p w14:paraId="7964034C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0D572D01" w14:textId="77777777">
        <w:tc>
          <w:tcPr>
            <w:tcW w:w="3024" w:type="dxa"/>
            <w:shd w:val="clear" w:color="auto" w:fill="F0F4F8"/>
          </w:tcPr>
          <w:p w14:paraId="74FE694E" w14:textId="77777777" w:rsidR="002D4FF8" w:rsidRDefault="00000000">
            <w:r>
              <w:rPr>
                <w:sz w:val="20"/>
              </w:rPr>
              <w:t>2</w:t>
            </w:r>
          </w:p>
        </w:tc>
        <w:tc>
          <w:tcPr>
            <w:tcW w:w="3024" w:type="dxa"/>
            <w:shd w:val="clear" w:color="auto" w:fill="F0F4F8"/>
          </w:tcPr>
          <w:p w14:paraId="5F1ABACA" w14:textId="77777777" w:rsidR="002D4FF8" w:rsidRDefault="00000000">
            <w:r>
              <w:rPr>
                <w:sz w:val="20"/>
              </w:rPr>
              <w:t>HR + Job Costing</w:t>
            </w:r>
          </w:p>
        </w:tc>
        <w:tc>
          <w:tcPr>
            <w:tcW w:w="3024" w:type="dxa"/>
            <w:shd w:val="clear" w:color="auto" w:fill="F0F4F8"/>
          </w:tcPr>
          <w:p w14:paraId="1F7CAF20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18809166" w14:textId="77777777">
        <w:tc>
          <w:tcPr>
            <w:tcW w:w="3024" w:type="dxa"/>
          </w:tcPr>
          <w:p w14:paraId="646632B0" w14:textId="77777777" w:rsidR="002D4FF8" w:rsidRDefault="00000000">
            <w:r>
              <w:rPr>
                <w:sz w:val="20"/>
              </w:rPr>
              <w:t>3</w:t>
            </w:r>
          </w:p>
        </w:tc>
        <w:tc>
          <w:tcPr>
            <w:tcW w:w="3024" w:type="dxa"/>
          </w:tcPr>
          <w:p w14:paraId="3FB37409" w14:textId="77777777" w:rsidR="002D4FF8" w:rsidRDefault="00000000">
            <w:r>
              <w:rPr>
                <w:sz w:val="20"/>
              </w:rPr>
              <w:t>Business Flow + Frontend</w:t>
            </w:r>
          </w:p>
        </w:tc>
        <w:tc>
          <w:tcPr>
            <w:tcW w:w="3024" w:type="dxa"/>
          </w:tcPr>
          <w:p w14:paraId="62775EE6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64635845" w14:textId="77777777">
        <w:tc>
          <w:tcPr>
            <w:tcW w:w="3024" w:type="dxa"/>
            <w:shd w:val="clear" w:color="auto" w:fill="F0F4F8"/>
          </w:tcPr>
          <w:p w14:paraId="1756A27D" w14:textId="77777777" w:rsidR="002D4FF8" w:rsidRDefault="00000000">
            <w:r>
              <w:rPr>
                <w:sz w:val="20"/>
              </w:rPr>
              <w:t>4</w:t>
            </w:r>
          </w:p>
        </w:tc>
        <w:tc>
          <w:tcPr>
            <w:tcW w:w="3024" w:type="dxa"/>
            <w:shd w:val="clear" w:color="auto" w:fill="F0F4F8"/>
          </w:tcPr>
          <w:p w14:paraId="71A4643B" w14:textId="77777777" w:rsidR="002D4FF8" w:rsidRDefault="00000000">
            <w:r>
              <w:rPr>
                <w:sz w:val="20"/>
              </w:rPr>
              <w:t>Organization, Planning &amp; Production</w:t>
            </w:r>
          </w:p>
        </w:tc>
        <w:tc>
          <w:tcPr>
            <w:tcW w:w="3024" w:type="dxa"/>
            <w:shd w:val="clear" w:color="auto" w:fill="F0F4F8"/>
          </w:tcPr>
          <w:p w14:paraId="4AA62EEF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053C662A" w14:textId="77777777">
        <w:tc>
          <w:tcPr>
            <w:tcW w:w="3024" w:type="dxa"/>
          </w:tcPr>
          <w:p w14:paraId="523E39EA" w14:textId="77777777" w:rsidR="002D4FF8" w:rsidRDefault="00000000">
            <w:r>
              <w:rPr>
                <w:sz w:val="20"/>
              </w:rPr>
              <w:t>5</w:t>
            </w:r>
          </w:p>
        </w:tc>
        <w:tc>
          <w:tcPr>
            <w:tcW w:w="3024" w:type="dxa"/>
          </w:tcPr>
          <w:p w14:paraId="3840A099" w14:textId="77777777" w:rsidR="002D4FF8" w:rsidRDefault="00000000">
            <w:r>
              <w:rPr>
                <w:sz w:val="20"/>
              </w:rPr>
              <w:t>Staff Portal &amp; Daily Report</w:t>
            </w:r>
          </w:p>
        </w:tc>
        <w:tc>
          <w:tcPr>
            <w:tcW w:w="3024" w:type="dxa"/>
          </w:tcPr>
          <w:p w14:paraId="225DD836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729255D9" w14:textId="77777777">
        <w:tc>
          <w:tcPr>
            <w:tcW w:w="3024" w:type="dxa"/>
            <w:shd w:val="clear" w:color="auto" w:fill="F0F4F8"/>
          </w:tcPr>
          <w:p w14:paraId="792804DD" w14:textId="77777777" w:rsidR="002D4FF8" w:rsidRDefault="00000000">
            <w:r>
              <w:rPr>
                <w:sz w:val="20"/>
              </w:rPr>
              <w:t>6</w:t>
            </w:r>
          </w:p>
        </w:tc>
        <w:tc>
          <w:tcPr>
            <w:tcW w:w="3024" w:type="dxa"/>
            <w:shd w:val="clear" w:color="auto" w:fill="F0F4F8"/>
          </w:tcPr>
          <w:p w14:paraId="0F4F878D" w14:textId="77777777" w:rsidR="002D4FF8" w:rsidRDefault="00000000">
            <w:r>
              <w:rPr>
                <w:sz w:val="20"/>
              </w:rPr>
              <w:t>Data Scope</w:t>
            </w:r>
          </w:p>
        </w:tc>
        <w:tc>
          <w:tcPr>
            <w:tcW w:w="3024" w:type="dxa"/>
            <w:shd w:val="clear" w:color="auto" w:fill="F0F4F8"/>
          </w:tcPr>
          <w:p w14:paraId="790FEA09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0D68DC93" w14:textId="77777777">
        <w:tc>
          <w:tcPr>
            <w:tcW w:w="3024" w:type="dxa"/>
          </w:tcPr>
          <w:p w14:paraId="72F46C53" w14:textId="77777777" w:rsidR="002D4FF8" w:rsidRDefault="00000000">
            <w:r>
              <w:rPr>
                <w:sz w:val="20"/>
              </w:rPr>
              <w:t>7</w:t>
            </w:r>
          </w:p>
        </w:tc>
        <w:tc>
          <w:tcPr>
            <w:tcW w:w="3024" w:type="dxa"/>
          </w:tcPr>
          <w:p w14:paraId="25ECAE28" w14:textId="77777777" w:rsidR="002D4FF8" w:rsidRDefault="00000000">
            <w:r>
              <w:rPr>
                <w:sz w:val="20"/>
              </w:rPr>
              <w:t>Approval Center + PR/PO Redesign</w:t>
            </w:r>
          </w:p>
        </w:tc>
        <w:tc>
          <w:tcPr>
            <w:tcW w:w="3024" w:type="dxa"/>
          </w:tcPr>
          <w:p w14:paraId="03E1EDB5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0D9913C0" w14:textId="77777777">
        <w:tc>
          <w:tcPr>
            <w:tcW w:w="3024" w:type="dxa"/>
            <w:shd w:val="clear" w:color="auto" w:fill="F0F4F8"/>
          </w:tcPr>
          <w:p w14:paraId="0AE2A023" w14:textId="77777777" w:rsidR="002D4FF8" w:rsidRDefault="00000000">
            <w:r>
              <w:rPr>
                <w:sz w:val="20"/>
              </w:rPr>
              <w:t>11 (partial)</w:t>
            </w:r>
          </w:p>
        </w:tc>
        <w:tc>
          <w:tcPr>
            <w:tcW w:w="3024" w:type="dxa"/>
            <w:shd w:val="clear" w:color="auto" w:fill="F0F4F8"/>
          </w:tcPr>
          <w:p w14:paraId="3326230D" w14:textId="77777777" w:rsidR="002D4FF8" w:rsidRDefault="00000000">
            <w:r>
              <w:rPr>
                <w:sz w:val="20"/>
              </w:rPr>
              <w:t>Stock-Location, Supplier, QR, Withdrawal</w:t>
            </w:r>
          </w:p>
        </w:tc>
        <w:tc>
          <w:tcPr>
            <w:tcW w:w="3024" w:type="dxa"/>
            <w:shd w:val="clear" w:color="auto" w:fill="F0F4F8"/>
          </w:tcPr>
          <w:p w14:paraId="591B7660" w14:textId="77777777" w:rsidR="002D4FF8" w:rsidRDefault="00000000">
            <w:r>
              <w:rPr>
                <w:sz w:val="20"/>
              </w:rPr>
              <w:t>✅ 100%</w:t>
            </w:r>
          </w:p>
        </w:tc>
      </w:tr>
      <w:tr w:rsidR="002D4FF8" w14:paraId="460481DC" w14:textId="77777777">
        <w:tc>
          <w:tcPr>
            <w:tcW w:w="3024" w:type="dxa"/>
          </w:tcPr>
          <w:p w14:paraId="44975C2E" w14:textId="77777777" w:rsidR="002D4FF8" w:rsidRDefault="00000000">
            <w:r>
              <w:rPr>
                <w:sz w:val="20"/>
              </w:rPr>
              <w:t>8</w:t>
            </w:r>
          </w:p>
        </w:tc>
        <w:tc>
          <w:tcPr>
            <w:tcW w:w="3024" w:type="dxa"/>
          </w:tcPr>
          <w:p w14:paraId="7DB829B9" w14:textId="77777777" w:rsidR="002D4FF8" w:rsidRDefault="00000000">
            <w:r>
              <w:rPr>
                <w:sz w:val="20"/>
              </w:rPr>
              <w:t>Dashboard &amp; Analytics</w:t>
            </w:r>
          </w:p>
        </w:tc>
        <w:tc>
          <w:tcPr>
            <w:tcW w:w="3024" w:type="dxa"/>
          </w:tcPr>
          <w:p w14:paraId="1D259652" w14:textId="77777777" w:rsidR="002D4FF8" w:rsidRDefault="00000000">
            <w:r>
              <w:rPr>
                <w:sz w:val="20"/>
              </w:rPr>
              <w:t>❌ ยังไม่เริ่ม</w:t>
            </w:r>
          </w:p>
        </w:tc>
      </w:tr>
      <w:tr w:rsidR="002D4FF8" w14:paraId="495F55AF" w14:textId="77777777">
        <w:tc>
          <w:tcPr>
            <w:tcW w:w="3024" w:type="dxa"/>
            <w:shd w:val="clear" w:color="auto" w:fill="F0F4F8"/>
          </w:tcPr>
          <w:p w14:paraId="35F6A5FF" w14:textId="77777777" w:rsidR="002D4FF8" w:rsidRDefault="00000000">
            <w:r>
              <w:rPr>
                <w:sz w:val="20"/>
              </w:rPr>
              <w:t>9</w:t>
            </w:r>
          </w:p>
        </w:tc>
        <w:tc>
          <w:tcPr>
            <w:tcW w:w="3024" w:type="dxa"/>
            <w:shd w:val="clear" w:color="auto" w:fill="F0F4F8"/>
          </w:tcPr>
          <w:p w14:paraId="524AEFA4" w14:textId="77777777" w:rsidR="002D4FF8" w:rsidRDefault="00000000">
            <w:r>
              <w:rPr>
                <w:sz w:val="20"/>
              </w:rPr>
              <w:t>Notification Center</w:t>
            </w:r>
          </w:p>
        </w:tc>
        <w:tc>
          <w:tcPr>
            <w:tcW w:w="3024" w:type="dxa"/>
            <w:shd w:val="clear" w:color="auto" w:fill="F0F4F8"/>
          </w:tcPr>
          <w:p w14:paraId="1FD855C6" w14:textId="77777777" w:rsidR="002D4FF8" w:rsidRDefault="00000000">
            <w:r>
              <w:rPr>
                <w:sz w:val="20"/>
              </w:rPr>
              <w:t>❌ ยังไม่เริ่ม</w:t>
            </w:r>
          </w:p>
        </w:tc>
      </w:tr>
      <w:tr w:rsidR="002D4FF8" w14:paraId="3570A866" w14:textId="77777777">
        <w:tc>
          <w:tcPr>
            <w:tcW w:w="3024" w:type="dxa"/>
          </w:tcPr>
          <w:p w14:paraId="696702B9" w14:textId="77777777" w:rsidR="002D4FF8" w:rsidRDefault="00000000">
            <w:r>
              <w:rPr>
                <w:sz w:val="20"/>
              </w:rPr>
              <w:t>10</w:t>
            </w:r>
          </w:p>
        </w:tc>
        <w:tc>
          <w:tcPr>
            <w:tcW w:w="3024" w:type="dxa"/>
          </w:tcPr>
          <w:p w14:paraId="2FE05F7B" w14:textId="77777777" w:rsidR="002D4FF8" w:rsidRDefault="00000000">
            <w:r>
              <w:rPr>
                <w:sz w:val="20"/>
              </w:rPr>
              <w:t>Export &amp; Print</w:t>
            </w:r>
          </w:p>
        </w:tc>
        <w:tc>
          <w:tcPr>
            <w:tcW w:w="3024" w:type="dxa"/>
          </w:tcPr>
          <w:p w14:paraId="4DBBB737" w14:textId="77777777" w:rsidR="002D4FF8" w:rsidRDefault="00000000">
            <w:r>
              <w:rPr>
                <w:sz w:val="20"/>
              </w:rPr>
              <w:t>❌ ยังไม่เริ่ม</w:t>
            </w:r>
          </w:p>
        </w:tc>
      </w:tr>
      <w:tr w:rsidR="002D4FF8" w14:paraId="7480F469" w14:textId="77777777">
        <w:tc>
          <w:tcPr>
            <w:tcW w:w="3024" w:type="dxa"/>
            <w:shd w:val="clear" w:color="auto" w:fill="F0F4F8"/>
          </w:tcPr>
          <w:p w14:paraId="3DF92EB7" w14:textId="77777777" w:rsidR="002D4FF8" w:rsidRDefault="00000000">
            <w:r>
              <w:rPr>
                <w:sz w:val="20"/>
              </w:rPr>
              <w:t>11 (remaining)</w:t>
            </w:r>
          </w:p>
        </w:tc>
        <w:tc>
          <w:tcPr>
            <w:tcW w:w="3024" w:type="dxa"/>
            <w:shd w:val="clear" w:color="auto" w:fill="F0F4F8"/>
          </w:tcPr>
          <w:p w14:paraId="1B81FE45" w14:textId="77777777" w:rsidR="002D4FF8" w:rsidRDefault="00000000">
            <w:r>
              <w:rPr>
                <w:sz w:val="20"/>
              </w:rPr>
              <w:t>Inventory Enhancement</w:t>
            </w:r>
          </w:p>
        </w:tc>
        <w:tc>
          <w:tcPr>
            <w:tcW w:w="3024" w:type="dxa"/>
            <w:shd w:val="clear" w:color="auto" w:fill="F0F4F8"/>
          </w:tcPr>
          <w:p w14:paraId="65046419" w14:textId="77777777" w:rsidR="002D4FF8" w:rsidRDefault="00000000">
            <w:r>
              <w:rPr>
                <w:sz w:val="20"/>
              </w:rPr>
              <w:t>❌ ยังไม่เริ่ม</w:t>
            </w:r>
          </w:p>
        </w:tc>
      </w:tr>
      <w:tr w:rsidR="002D4FF8" w14:paraId="43C9A433" w14:textId="77777777">
        <w:tc>
          <w:tcPr>
            <w:tcW w:w="3024" w:type="dxa"/>
          </w:tcPr>
          <w:p w14:paraId="122D5E7A" w14:textId="77777777" w:rsidR="002D4FF8" w:rsidRDefault="00000000">
            <w:r>
              <w:rPr>
                <w:sz w:val="20"/>
              </w:rPr>
              <w:t>12</w:t>
            </w:r>
          </w:p>
        </w:tc>
        <w:tc>
          <w:tcPr>
            <w:tcW w:w="3024" w:type="dxa"/>
          </w:tcPr>
          <w:p w14:paraId="718E2B62" w14:textId="77777777" w:rsidR="002D4FF8" w:rsidRDefault="00000000">
            <w:r>
              <w:rPr>
                <w:sz w:val="20"/>
              </w:rPr>
              <w:t>Mobile Responsive</w:t>
            </w:r>
          </w:p>
        </w:tc>
        <w:tc>
          <w:tcPr>
            <w:tcW w:w="3024" w:type="dxa"/>
          </w:tcPr>
          <w:p w14:paraId="76235039" w14:textId="77777777" w:rsidR="002D4FF8" w:rsidRDefault="00000000">
            <w:r>
              <w:rPr>
                <w:sz w:val="20"/>
              </w:rPr>
              <w:t>❌ ยังไม่เริ่ม</w:t>
            </w:r>
          </w:p>
        </w:tc>
      </w:tr>
      <w:tr w:rsidR="002D4FF8" w14:paraId="781427F3" w14:textId="77777777">
        <w:tc>
          <w:tcPr>
            <w:tcW w:w="3024" w:type="dxa"/>
            <w:shd w:val="clear" w:color="auto" w:fill="F0F4F8"/>
          </w:tcPr>
          <w:p w14:paraId="29AD1E5B" w14:textId="77777777" w:rsidR="002D4FF8" w:rsidRDefault="00000000">
            <w:r>
              <w:rPr>
                <w:sz w:val="20"/>
              </w:rPr>
              <w:t>13</w:t>
            </w:r>
          </w:p>
        </w:tc>
        <w:tc>
          <w:tcPr>
            <w:tcW w:w="3024" w:type="dxa"/>
            <w:shd w:val="clear" w:color="auto" w:fill="F0F4F8"/>
          </w:tcPr>
          <w:p w14:paraId="71725D20" w14:textId="77777777" w:rsidR="002D4FF8" w:rsidRDefault="00000000">
            <w:r>
              <w:rPr>
                <w:sz w:val="20"/>
              </w:rPr>
              <w:t>Audit &amp; Security</w:t>
            </w:r>
          </w:p>
        </w:tc>
        <w:tc>
          <w:tcPr>
            <w:tcW w:w="3024" w:type="dxa"/>
            <w:shd w:val="clear" w:color="auto" w:fill="F0F4F8"/>
          </w:tcPr>
          <w:p w14:paraId="4B6B8D2F" w14:textId="77777777" w:rsidR="002D4FF8" w:rsidRDefault="00000000">
            <w:r>
              <w:rPr>
                <w:sz w:val="20"/>
              </w:rPr>
              <w:t>❌ ยังไม่เริ่ม</w:t>
            </w:r>
          </w:p>
        </w:tc>
      </w:tr>
      <w:tr w:rsidR="002D4FF8" w14:paraId="5B3A9C2E" w14:textId="77777777">
        <w:tc>
          <w:tcPr>
            <w:tcW w:w="3024" w:type="dxa"/>
          </w:tcPr>
          <w:p w14:paraId="384D9A5A" w14:textId="77777777" w:rsidR="002D4FF8" w:rsidRDefault="00000000">
            <w:r>
              <w:rPr>
                <w:sz w:val="20"/>
              </w:rPr>
              <w:t>14</w:t>
            </w:r>
          </w:p>
        </w:tc>
        <w:tc>
          <w:tcPr>
            <w:tcW w:w="3024" w:type="dxa"/>
          </w:tcPr>
          <w:p w14:paraId="142738F4" w14:textId="77777777" w:rsidR="002D4FF8" w:rsidRDefault="00000000">
            <w:r>
              <w:rPr>
                <w:sz w:val="20"/>
              </w:rPr>
              <w:t>AI Performance Monitoring</w:t>
            </w:r>
          </w:p>
        </w:tc>
        <w:tc>
          <w:tcPr>
            <w:tcW w:w="3024" w:type="dxa"/>
          </w:tcPr>
          <w:p w14:paraId="3FC09C57" w14:textId="77777777" w:rsidR="002D4FF8" w:rsidRDefault="00000000">
            <w:r>
              <w:rPr>
                <w:sz w:val="20"/>
              </w:rPr>
              <w:t>❌ ยังไม่เริ่ม</w:t>
            </w:r>
          </w:p>
        </w:tc>
      </w:tr>
    </w:tbl>
    <w:p w14:paraId="72868419" w14:textId="77777777" w:rsidR="002D4FF8" w:rsidRDefault="002D4FF8"/>
    <w:p w14:paraId="2D86A8CC" w14:textId="77777777" w:rsidR="002D4FF8" w:rsidRDefault="00000000">
      <w:r>
        <w:rPr>
          <w:b/>
        </w:rPr>
        <w:t>สรุป: Core operations ครบ 100% — ขาด analytics, export, mobile, security, AI</w:t>
      </w:r>
    </w:p>
    <w:p w14:paraId="22065B60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สรุปนี้ตรงกับที่คุณเข้าใจไหม?</w:t>
      </w:r>
    </w:p>
    <w:p w14:paraId="68EC2D5E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955187" w14:textId="77777777" w:rsidR="002D4FF8" w:rsidRDefault="00000000">
      <w:pPr>
        <w:pStyle w:val="Heading1"/>
      </w:pPr>
      <w:r>
        <w:t>ส่วน B — แผนที่วางไว้แล้ว (Phase 8-14)</w:t>
      </w:r>
    </w:p>
    <w:p w14:paraId="466594D7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0BCC0E" w14:textId="77777777" w:rsidR="002D4FF8" w:rsidRDefault="00000000">
      <w:pPr>
        <w:pStyle w:val="Heading2"/>
      </w:pPr>
      <w:r>
        <w:t>B1. Dashboard &amp; Analytics (Phase 8)</w:t>
      </w:r>
    </w:p>
    <w:p w14:paraId="59A007A8" w14:textId="77777777" w:rsidR="002D4FF8" w:rsidRDefault="00000000">
      <w:r>
        <w:t>เปลี่ยน Dashboard จาก basic stats เป็น KPI dashboard ที่มี charts, trends, และ actionable insights ปัจจุบัน Admin Dashboard มีแค่ 4 stat cards ซึ่งเรียบง่ายเกินไปเมื่อเทียบกับข้อมูลที่ระบบมี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4B634A8F" w14:textId="77777777">
        <w:tc>
          <w:tcPr>
            <w:tcW w:w="4536" w:type="dxa"/>
            <w:shd w:val="clear" w:color="auto" w:fill="003366"/>
          </w:tcPr>
          <w:p w14:paraId="6B529850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5AAA1E8F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72D93E68" w14:textId="77777777">
        <w:tc>
          <w:tcPr>
            <w:tcW w:w="4536" w:type="dxa"/>
            <w:shd w:val="clear" w:color="auto" w:fill="F0F4F8"/>
          </w:tcPr>
          <w:p w14:paraId="3B303E65" w14:textId="77777777" w:rsidR="002D4FF8" w:rsidRDefault="00000000">
            <w:r>
              <w:rPr>
                <w:sz w:val="20"/>
              </w:rPr>
              <w:t>KPI Dashboard</w:t>
            </w:r>
          </w:p>
        </w:tc>
        <w:tc>
          <w:tcPr>
            <w:tcW w:w="4536" w:type="dxa"/>
            <w:shd w:val="clear" w:color="auto" w:fill="F0F4F8"/>
          </w:tcPr>
          <w:p w14:paraId="44D6787D" w14:textId="77777777" w:rsidR="002D4FF8" w:rsidRDefault="00000000">
            <w:r>
              <w:rPr>
                <w:sz w:val="20"/>
              </w:rPr>
              <w:t>Stat cards: ยอดขาย, ต้นทุน WO, สถานะ stock, pending approvals</w:t>
            </w:r>
          </w:p>
        </w:tc>
      </w:tr>
      <w:tr w:rsidR="002D4FF8" w14:paraId="7ECBBC27" w14:textId="77777777">
        <w:tc>
          <w:tcPr>
            <w:tcW w:w="4536" w:type="dxa"/>
          </w:tcPr>
          <w:p w14:paraId="133C044F" w14:textId="77777777" w:rsidR="002D4FF8" w:rsidRDefault="00000000">
            <w:r>
              <w:rPr>
                <w:sz w:val="20"/>
              </w:rPr>
              <w:lastRenderedPageBreak/>
              <w:t>Charts</w:t>
            </w:r>
          </w:p>
        </w:tc>
        <w:tc>
          <w:tcPr>
            <w:tcW w:w="4536" w:type="dxa"/>
          </w:tcPr>
          <w:p w14:paraId="007E0D2A" w14:textId="77777777" w:rsidR="002D4FF8" w:rsidRDefault="00000000">
            <w:r>
              <w:rPr>
                <w:sz w:val="20"/>
              </w:rPr>
              <w:t>WO Cost Trend, Inventory Turnover, Revenue (Recharts/Ant Charts)</w:t>
            </w:r>
          </w:p>
        </w:tc>
      </w:tr>
      <w:tr w:rsidR="002D4FF8" w14:paraId="7BFABA30" w14:textId="77777777">
        <w:tc>
          <w:tcPr>
            <w:tcW w:w="4536" w:type="dxa"/>
            <w:shd w:val="clear" w:color="auto" w:fill="F0F4F8"/>
          </w:tcPr>
          <w:p w14:paraId="68FE1156" w14:textId="77777777" w:rsidR="002D4FF8" w:rsidRDefault="00000000">
            <w:r>
              <w:rPr>
                <w:sz w:val="20"/>
              </w:rPr>
              <w:t>Manager Dashboard v2</w:t>
            </w:r>
          </w:p>
        </w:tc>
        <w:tc>
          <w:tcPr>
            <w:tcW w:w="4536" w:type="dxa"/>
            <w:shd w:val="clear" w:color="auto" w:fill="F0F4F8"/>
          </w:tcPr>
          <w:p w14:paraId="75EC0EA5" w14:textId="77777777" w:rsidR="002D4FF8" w:rsidRDefault="00000000">
            <w:r>
              <w:rPr>
                <w:sz w:val="20"/>
              </w:rPr>
              <w:t>Department comparison, cost center breakdown, employee productivity</w:t>
            </w:r>
          </w:p>
        </w:tc>
      </w:tr>
      <w:tr w:rsidR="002D4FF8" w14:paraId="15671C91" w14:textId="77777777">
        <w:tc>
          <w:tcPr>
            <w:tcW w:w="4536" w:type="dxa"/>
          </w:tcPr>
          <w:p w14:paraId="5CC5B327" w14:textId="77777777" w:rsidR="002D4FF8" w:rsidRDefault="00000000">
            <w:r>
              <w:rPr>
                <w:sz w:val="20"/>
              </w:rPr>
              <w:t>Staff Dashboard v2</w:t>
            </w:r>
          </w:p>
        </w:tc>
        <w:tc>
          <w:tcPr>
            <w:tcW w:w="4536" w:type="dxa"/>
          </w:tcPr>
          <w:p w14:paraId="2776D8C7" w14:textId="77777777" w:rsidR="002D4FF8" w:rsidRDefault="00000000">
            <w:r>
              <w:rPr>
                <w:sz w:val="20"/>
              </w:rPr>
              <w:t>Personal KPIs: WO assigned, hours logged, leave balance</w:t>
            </w:r>
          </w:p>
        </w:tc>
      </w:tr>
      <w:tr w:rsidR="002D4FF8" w14:paraId="6855DBC8" w14:textId="77777777">
        <w:tc>
          <w:tcPr>
            <w:tcW w:w="4536" w:type="dxa"/>
            <w:shd w:val="clear" w:color="auto" w:fill="F0F4F8"/>
          </w:tcPr>
          <w:p w14:paraId="2FBFAB16" w14:textId="77777777" w:rsidR="002D4FF8" w:rsidRDefault="00000000">
            <w:r>
              <w:rPr>
                <w:sz w:val="20"/>
              </w:rPr>
              <w:t>Finance Dashboard</w:t>
            </w:r>
          </w:p>
        </w:tc>
        <w:tc>
          <w:tcPr>
            <w:tcW w:w="4536" w:type="dxa"/>
            <w:shd w:val="clear" w:color="auto" w:fill="F0F4F8"/>
          </w:tcPr>
          <w:p w14:paraId="67133E9C" w14:textId="77777777" w:rsidR="002D4FF8" w:rsidRDefault="00000000">
            <w:r>
              <w:rPr>
                <w:sz w:val="20"/>
              </w:rPr>
              <w:t>P&amp;L summary, cost analysis, budget vs actual</w:t>
            </w:r>
          </w:p>
        </w:tc>
      </w:tr>
      <w:tr w:rsidR="002D4FF8" w14:paraId="5EBB5FF7" w14:textId="77777777">
        <w:tc>
          <w:tcPr>
            <w:tcW w:w="4536" w:type="dxa"/>
          </w:tcPr>
          <w:p w14:paraId="40DD8430" w14:textId="77777777" w:rsidR="002D4FF8" w:rsidRDefault="00000000">
            <w:r>
              <w:rPr>
                <w:sz w:val="20"/>
              </w:rPr>
              <w:t>Aggregation APIs</w:t>
            </w:r>
          </w:p>
        </w:tc>
        <w:tc>
          <w:tcPr>
            <w:tcW w:w="4536" w:type="dxa"/>
          </w:tcPr>
          <w:p w14:paraId="0D24FAEF" w14:textId="77777777" w:rsidR="002D4FF8" w:rsidRDefault="00000000">
            <w:r>
              <w:rPr>
                <w:sz w:val="20"/>
              </w:rPr>
              <w:t>Backend endpoints สำหรับ aggregate data</w:t>
            </w:r>
          </w:p>
        </w:tc>
      </w:tr>
    </w:tbl>
    <w:p w14:paraId="555D68F6" w14:textId="77777777" w:rsidR="002D4FF8" w:rsidRDefault="002D4FF8"/>
    <w:p w14:paraId="7B908439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คุณมีความเห็นอย่างไรกับ feature นี้? มี KPI ตัวไหนที่สำคัญที่สุดสำหรับธุรกิจคุณ?</w:t>
      </w:r>
    </w:p>
    <w:p w14:paraId="722D7D42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2B453C" w14:textId="77777777" w:rsidR="002D4FF8" w:rsidRDefault="00000000">
      <w:pPr>
        <w:pStyle w:val="Heading2"/>
      </w:pPr>
      <w:r>
        <w:t>B2. Notification Center (Phase 9)</w:t>
      </w:r>
    </w:p>
    <w:p w14:paraId="550BFD2A" w14:textId="77777777" w:rsidR="002D4FF8" w:rsidRDefault="00000000">
      <w:r>
        <w:t>ระบบแจ้งเตือน In-app + Email (optional) ปัจจุบันผู้ใช้ต้อง "เข้าไปดู" เองว่ามีอะไรรออนุมัติ ซึ่งทำให้งานช้า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372EF658" w14:textId="77777777">
        <w:tc>
          <w:tcPr>
            <w:tcW w:w="4536" w:type="dxa"/>
            <w:shd w:val="clear" w:color="auto" w:fill="003366"/>
          </w:tcPr>
          <w:p w14:paraId="47FC2374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2EE8E1E6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23E5DA7D" w14:textId="77777777">
        <w:tc>
          <w:tcPr>
            <w:tcW w:w="4536" w:type="dxa"/>
            <w:shd w:val="clear" w:color="auto" w:fill="F0F4F8"/>
          </w:tcPr>
          <w:p w14:paraId="1FAD53E1" w14:textId="77777777" w:rsidR="002D4FF8" w:rsidRDefault="00000000">
            <w:r>
              <w:rPr>
                <w:sz w:val="20"/>
              </w:rPr>
              <w:t>Notification Model</w:t>
            </w:r>
          </w:p>
        </w:tc>
        <w:tc>
          <w:tcPr>
            <w:tcW w:w="4536" w:type="dxa"/>
            <w:shd w:val="clear" w:color="auto" w:fill="F0F4F8"/>
          </w:tcPr>
          <w:p w14:paraId="5777A445" w14:textId="77777777" w:rsidR="002D4FF8" w:rsidRDefault="00000000">
            <w:r>
              <w:rPr>
                <w:sz w:val="20"/>
              </w:rPr>
              <w:t>user_id, type, title, message, is_read, link</w:t>
            </w:r>
          </w:p>
        </w:tc>
      </w:tr>
      <w:tr w:rsidR="002D4FF8" w14:paraId="6C918E87" w14:textId="77777777">
        <w:tc>
          <w:tcPr>
            <w:tcW w:w="4536" w:type="dxa"/>
          </w:tcPr>
          <w:p w14:paraId="43FBA4B5" w14:textId="77777777" w:rsidR="002D4FF8" w:rsidRDefault="00000000">
            <w:r>
              <w:rPr>
                <w:sz w:val="20"/>
              </w:rPr>
              <w:t>Event Triggers</w:t>
            </w:r>
          </w:p>
        </w:tc>
        <w:tc>
          <w:tcPr>
            <w:tcW w:w="4536" w:type="dxa"/>
          </w:tcPr>
          <w:p w14:paraId="27EA8F8B" w14:textId="77777777" w:rsidR="002D4FF8" w:rsidRDefault="00000000">
            <w:r>
              <w:rPr>
                <w:sz w:val="20"/>
              </w:rPr>
              <w:t>แจ้งเตือนเมื่อ: มีงานรออนุมัติ, สถานะเปลี่ยน, stock ต่ำ</w:t>
            </w:r>
          </w:p>
        </w:tc>
      </w:tr>
      <w:tr w:rsidR="002D4FF8" w14:paraId="0122CF43" w14:textId="77777777">
        <w:tc>
          <w:tcPr>
            <w:tcW w:w="4536" w:type="dxa"/>
            <w:shd w:val="clear" w:color="auto" w:fill="F0F4F8"/>
          </w:tcPr>
          <w:p w14:paraId="2715B260" w14:textId="77777777" w:rsidR="002D4FF8" w:rsidRDefault="00000000">
            <w:r>
              <w:rPr>
                <w:sz w:val="20"/>
              </w:rPr>
              <w:t>Bell Icon</w:t>
            </w:r>
          </w:p>
        </w:tc>
        <w:tc>
          <w:tcPr>
            <w:tcW w:w="4536" w:type="dxa"/>
            <w:shd w:val="clear" w:color="auto" w:fill="F0F4F8"/>
          </w:tcPr>
          <w:p w14:paraId="0668E4EB" w14:textId="77777777" w:rsidR="002D4FF8" w:rsidRDefault="00000000">
            <w:r>
              <w:rPr>
                <w:sz w:val="20"/>
              </w:rPr>
              <w:t>Header dropdown + unread badge count</w:t>
            </w:r>
          </w:p>
        </w:tc>
      </w:tr>
      <w:tr w:rsidR="002D4FF8" w14:paraId="4C1825BF" w14:textId="77777777">
        <w:tc>
          <w:tcPr>
            <w:tcW w:w="4536" w:type="dxa"/>
          </w:tcPr>
          <w:p w14:paraId="2F75E02F" w14:textId="77777777" w:rsidR="002D4FF8" w:rsidRDefault="00000000">
            <w:r>
              <w:rPr>
                <w:sz w:val="20"/>
              </w:rPr>
              <w:t>Real-time Push</w:t>
            </w:r>
          </w:p>
        </w:tc>
        <w:tc>
          <w:tcPr>
            <w:tcW w:w="4536" w:type="dxa"/>
          </w:tcPr>
          <w:p w14:paraId="5826304F" w14:textId="77777777" w:rsidR="002D4FF8" w:rsidRDefault="00000000">
            <w:r>
              <w:rPr>
                <w:sz w:val="20"/>
              </w:rPr>
              <w:t>WebSocket/SSE หรือ polling</w:t>
            </w:r>
          </w:p>
        </w:tc>
      </w:tr>
      <w:tr w:rsidR="002D4FF8" w14:paraId="522AA955" w14:textId="77777777">
        <w:tc>
          <w:tcPr>
            <w:tcW w:w="4536" w:type="dxa"/>
            <w:shd w:val="clear" w:color="auto" w:fill="F0F4F8"/>
          </w:tcPr>
          <w:p w14:paraId="556CE6DA" w14:textId="77777777" w:rsidR="002D4FF8" w:rsidRDefault="00000000">
            <w:r>
              <w:rPr>
                <w:sz w:val="20"/>
              </w:rPr>
              <w:t>Email Channel</w:t>
            </w:r>
          </w:p>
        </w:tc>
        <w:tc>
          <w:tcPr>
            <w:tcW w:w="4536" w:type="dxa"/>
            <w:shd w:val="clear" w:color="auto" w:fill="F0F4F8"/>
          </w:tcPr>
          <w:p w14:paraId="4DE12A90" w14:textId="77777777" w:rsidR="002D4FF8" w:rsidRDefault="00000000">
            <w:r>
              <w:rPr>
                <w:sz w:val="20"/>
              </w:rPr>
              <w:t>ส่ง email ควบคู่กับ in-app</w:t>
            </w:r>
          </w:p>
        </w:tc>
      </w:tr>
      <w:tr w:rsidR="002D4FF8" w14:paraId="22A5A1EA" w14:textId="77777777">
        <w:tc>
          <w:tcPr>
            <w:tcW w:w="4536" w:type="dxa"/>
          </w:tcPr>
          <w:p w14:paraId="49AF059C" w14:textId="77777777" w:rsidR="002D4FF8" w:rsidRDefault="00000000">
            <w:r>
              <w:rPr>
                <w:sz w:val="20"/>
              </w:rPr>
              <w:t>User Preferences</w:t>
            </w:r>
          </w:p>
        </w:tc>
        <w:tc>
          <w:tcPr>
            <w:tcW w:w="4536" w:type="dxa"/>
          </w:tcPr>
          <w:p w14:paraId="5A770271" w14:textId="77777777" w:rsidR="002D4FF8" w:rsidRDefault="00000000">
            <w:r>
              <w:rPr>
                <w:sz w:val="20"/>
              </w:rPr>
              <w:t>เลือกได้ว่าจะรับแจ้งเตือนช่องทางไหน</w:t>
            </w:r>
          </w:p>
        </w:tc>
      </w:tr>
    </w:tbl>
    <w:p w14:paraId="474140F5" w14:textId="77777777" w:rsidR="002D4FF8" w:rsidRDefault="002D4FF8"/>
    <w:p w14:paraId="2D65E4A0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คุณมีความเห็นอย่างไร? ต้องการ email notification ด้วยไหม หรือแค่ in-app ก็พอ?</w:t>
      </w:r>
    </w:p>
    <w:p w14:paraId="39009E00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BA319A" w14:textId="77777777" w:rsidR="002D4FF8" w:rsidRDefault="00000000">
      <w:pPr>
        <w:pStyle w:val="Heading2"/>
      </w:pPr>
      <w:r>
        <w:t>B3. Export &amp; Print (Phase 10)</w:t>
      </w:r>
    </w:p>
    <w:p w14:paraId="6D0DC559" w14:textId="77777777" w:rsidR="002D4FF8" w:rsidRDefault="00000000">
      <w:r>
        <w:t>PDF generation + Excel export + Print-friendly layouts ปัจจุบันมีแค่ Withdrawal Slip ที่ print ได้ และ Finance ที่ export CSV 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6214F5FC" w14:textId="77777777">
        <w:tc>
          <w:tcPr>
            <w:tcW w:w="4536" w:type="dxa"/>
            <w:shd w:val="clear" w:color="auto" w:fill="003366"/>
          </w:tcPr>
          <w:p w14:paraId="4458D075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1E41EC5A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01694307" w14:textId="77777777">
        <w:tc>
          <w:tcPr>
            <w:tcW w:w="4536" w:type="dxa"/>
            <w:shd w:val="clear" w:color="auto" w:fill="F0F4F8"/>
          </w:tcPr>
          <w:p w14:paraId="592DB4B7" w14:textId="77777777" w:rsidR="002D4FF8" w:rsidRDefault="00000000">
            <w:r>
              <w:rPr>
                <w:sz w:val="20"/>
              </w:rPr>
              <w:t>PDF Engine</w:t>
            </w:r>
          </w:p>
        </w:tc>
        <w:tc>
          <w:tcPr>
            <w:tcW w:w="4536" w:type="dxa"/>
            <w:shd w:val="clear" w:color="auto" w:fill="F0F4F8"/>
          </w:tcPr>
          <w:p w14:paraId="497AA719" w14:textId="77777777" w:rsidR="002D4FF8" w:rsidRDefault="00000000">
            <w:r>
              <w:rPr>
                <w:sz w:val="20"/>
              </w:rPr>
              <w:t>สร้าง PDF จากข้อมูลในระบบ</w:t>
            </w:r>
          </w:p>
        </w:tc>
      </w:tr>
      <w:tr w:rsidR="002D4FF8" w14:paraId="7E3C383D" w14:textId="77777777">
        <w:tc>
          <w:tcPr>
            <w:tcW w:w="4536" w:type="dxa"/>
          </w:tcPr>
          <w:p w14:paraId="3E3D07F5" w14:textId="77777777" w:rsidR="002D4FF8" w:rsidRDefault="00000000">
            <w:r>
              <w:rPr>
                <w:sz w:val="20"/>
              </w:rPr>
              <w:t>WO Report PDF</w:t>
            </w:r>
          </w:p>
        </w:tc>
        <w:tc>
          <w:tcPr>
            <w:tcW w:w="4536" w:type="dxa"/>
          </w:tcPr>
          <w:p w14:paraId="4667267C" w14:textId="77777777" w:rsidR="002D4FF8" w:rsidRDefault="00000000">
            <w:r>
              <w:rPr>
                <w:sz w:val="20"/>
              </w:rPr>
              <w:t>Cost summary, material list, manhour breakdown</w:t>
            </w:r>
          </w:p>
        </w:tc>
      </w:tr>
      <w:tr w:rsidR="002D4FF8" w14:paraId="63895776" w14:textId="77777777">
        <w:tc>
          <w:tcPr>
            <w:tcW w:w="4536" w:type="dxa"/>
            <w:shd w:val="clear" w:color="auto" w:fill="F0F4F8"/>
          </w:tcPr>
          <w:p w14:paraId="67466A27" w14:textId="77777777" w:rsidR="002D4FF8" w:rsidRDefault="00000000">
            <w:r>
              <w:rPr>
                <w:sz w:val="20"/>
              </w:rPr>
              <w:t>PO/SO PDF</w:t>
            </w:r>
          </w:p>
        </w:tc>
        <w:tc>
          <w:tcPr>
            <w:tcW w:w="4536" w:type="dxa"/>
            <w:shd w:val="clear" w:color="auto" w:fill="F0F4F8"/>
          </w:tcPr>
          <w:p w14:paraId="13634CE3" w14:textId="77777777" w:rsidR="002D4FF8" w:rsidRDefault="00000000">
            <w:r>
              <w:rPr>
                <w:sz w:val="20"/>
              </w:rPr>
              <w:t>Document header, line items, totals, approval signatures</w:t>
            </w:r>
          </w:p>
        </w:tc>
      </w:tr>
      <w:tr w:rsidR="002D4FF8" w14:paraId="2815E0D7" w14:textId="77777777">
        <w:tc>
          <w:tcPr>
            <w:tcW w:w="4536" w:type="dxa"/>
          </w:tcPr>
          <w:p w14:paraId="26ED3025" w14:textId="77777777" w:rsidR="002D4FF8" w:rsidRDefault="00000000">
            <w:r>
              <w:rPr>
                <w:sz w:val="20"/>
              </w:rPr>
              <w:t>Payroll PDF</w:t>
            </w:r>
          </w:p>
        </w:tc>
        <w:tc>
          <w:tcPr>
            <w:tcW w:w="4536" w:type="dxa"/>
          </w:tcPr>
          <w:p w14:paraId="745CD2F4" w14:textId="77777777" w:rsidR="002D4FF8" w:rsidRDefault="00000000">
            <w:r>
              <w:rPr>
                <w:sz w:val="20"/>
              </w:rPr>
              <w:t>Employee payslip</w:t>
            </w:r>
          </w:p>
        </w:tc>
      </w:tr>
      <w:tr w:rsidR="002D4FF8" w14:paraId="27BABBEF" w14:textId="77777777">
        <w:tc>
          <w:tcPr>
            <w:tcW w:w="4536" w:type="dxa"/>
            <w:shd w:val="clear" w:color="auto" w:fill="F0F4F8"/>
          </w:tcPr>
          <w:p w14:paraId="6A5F57DE" w14:textId="77777777" w:rsidR="002D4FF8" w:rsidRDefault="00000000">
            <w:r>
              <w:rPr>
                <w:sz w:val="20"/>
              </w:rPr>
              <w:t>Excel Export</w:t>
            </w:r>
          </w:p>
        </w:tc>
        <w:tc>
          <w:tcPr>
            <w:tcW w:w="4536" w:type="dxa"/>
            <w:shd w:val="clear" w:color="auto" w:fill="F0F4F8"/>
          </w:tcPr>
          <w:p w14:paraId="66BACF97" w14:textId="77777777" w:rsidR="002D4FF8" w:rsidRDefault="00000000">
            <w:r>
              <w:rPr>
                <w:sz w:val="20"/>
              </w:rPr>
              <w:t>ทุก list page สามารถ export Excel ได้</w:t>
            </w:r>
          </w:p>
        </w:tc>
      </w:tr>
      <w:tr w:rsidR="002D4FF8" w14:paraId="68DF369A" w14:textId="77777777">
        <w:tc>
          <w:tcPr>
            <w:tcW w:w="4536" w:type="dxa"/>
          </w:tcPr>
          <w:p w14:paraId="41C87EC4" w14:textId="77777777" w:rsidR="002D4FF8" w:rsidRDefault="00000000">
            <w:r>
              <w:rPr>
                <w:sz w:val="20"/>
              </w:rPr>
              <w:t>Print CSS</w:t>
            </w:r>
          </w:p>
        </w:tc>
        <w:tc>
          <w:tcPr>
            <w:tcW w:w="4536" w:type="dxa"/>
          </w:tcPr>
          <w:p w14:paraId="43B3EEDC" w14:textId="77777777" w:rsidR="002D4FF8" w:rsidRDefault="00000000">
            <w:r>
              <w:rPr>
                <w:sz w:val="20"/>
              </w:rPr>
              <w:t>@media print styles สำหรับหน้าสำคัญ</w:t>
            </w:r>
          </w:p>
        </w:tc>
      </w:tr>
      <w:tr w:rsidR="002D4FF8" w14:paraId="290F3BFA" w14:textId="77777777">
        <w:tc>
          <w:tcPr>
            <w:tcW w:w="4536" w:type="dxa"/>
            <w:shd w:val="clear" w:color="auto" w:fill="F0F4F8"/>
          </w:tcPr>
          <w:p w14:paraId="563E9320" w14:textId="77777777" w:rsidR="002D4FF8" w:rsidRDefault="00000000">
            <w:r>
              <w:rPr>
                <w:sz w:val="20"/>
              </w:rPr>
              <w:t>Report Templates</w:t>
            </w:r>
          </w:p>
        </w:tc>
        <w:tc>
          <w:tcPr>
            <w:tcW w:w="4536" w:type="dxa"/>
            <w:shd w:val="clear" w:color="auto" w:fill="F0F4F8"/>
          </w:tcPr>
          <w:p w14:paraId="399F2305" w14:textId="77777777" w:rsidR="002D4FF8" w:rsidRDefault="00000000">
            <w:r>
              <w:rPr>
                <w:sz w:val="20"/>
              </w:rPr>
              <w:t>Admin กำหนด header (logo, ที่อยู่บริษัท)</w:t>
            </w:r>
          </w:p>
        </w:tc>
      </w:tr>
    </w:tbl>
    <w:p w14:paraId="487CB266" w14:textId="77777777" w:rsidR="002D4FF8" w:rsidRDefault="002D4FF8"/>
    <w:p w14:paraId="72D4BEF4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เอกสารไหนที่ต้อง print บ่อยที่สุดในธุรกิจคุณ? PO? Invoice? Payslip?</w:t>
      </w:r>
    </w:p>
    <w:p w14:paraId="66AE96EA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E08E03" w14:textId="77777777" w:rsidR="002D4FF8" w:rsidRDefault="00000000">
      <w:pPr>
        <w:pStyle w:val="Heading2"/>
      </w:pPr>
      <w:r>
        <w:t>B4. Inventory Enhancement (Phase 11 — ส่วนที่เหลือ)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412F3469" w14:textId="77777777">
        <w:tc>
          <w:tcPr>
            <w:tcW w:w="4536" w:type="dxa"/>
            <w:shd w:val="clear" w:color="auto" w:fill="003366"/>
          </w:tcPr>
          <w:p w14:paraId="0BB4DE5D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34C33E06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75DEE20B" w14:textId="77777777">
        <w:tc>
          <w:tcPr>
            <w:tcW w:w="4536" w:type="dxa"/>
            <w:shd w:val="clear" w:color="auto" w:fill="F0F4F8"/>
          </w:tcPr>
          <w:p w14:paraId="4AFA7DE1" w14:textId="77777777" w:rsidR="002D4FF8" w:rsidRDefault="00000000">
            <w:r>
              <w:rPr>
                <w:sz w:val="20"/>
              </w:rPr>
              <w:t>Stock Aging Report</w:t>
            </w:r>
          </w:p>
        </w:tc>
        <w:tc>
          <w:tcPr>
            <w:tcW w:w="4536" w:type="dxa"/>
            <w:shd w:val="clear" w:color="auto" w:fill="F0F4F8"/>
          </w:tcPr>
          <w:p w14:paraId="06BC037F" w14:textId="77777777" w:rsidR="002D4FF8" w:rsidRDefault="00000000">
            <w:r>
              <w:rPr>
                <w:sz w:val="20"/>
              </w:rPr>
              <w:t>รายงานมูลค่าสินค้าตามอายุ (0-30, 31-60, 61-90, 90+ วัน)</w:t>
            </w:r>
          </w:p>
        </w:tc>
      </w:tr>
      <w:tr w:rsidR="002D4FF8" w14:paraId="52E18A70" w14:textId="77777777">
        <w:tc>
          <w:tcPr>
            <w:tcW w:w="4536" w:type="dxa"/>
          </w:tcPr>
          <w:p w14:paraId="0292C812" w14:textId="77777777" w:rsidR="002D4FF8" w:rsidRDefault="00000000">
            <w:r>
              <w:rPr>
                <w:sz w:val="20"/>
              </w:rPr>
              <w:t>Batch/Lot Tracking</w:t>
            </w:r>
          </w:p>
        </w:tc>
        <w:tc>
          <w:tcPr>
            <w:tcW w:w="4536" w:type="dxa"/>
          </w:tcPr>
          <w:p w14:paraId="5412089E" w14:textId="77777777" w:rsidR="002D4FF8" w:rsidRDefault="00000000">
            <w:r>
              <w:rPr>
                <w:sz w:val="20"/>
              </w:rPr>
              <w:t>batch_number บน StockMovement, FIFO/LIFO costing</w:t>
            </w:r>
          </w:p>
        </w:tc>
      </w:tr>
      <w:tr w:rsidR="002D4FF8" w14:paraId="0A69C5D5" w14:textId="77777777">
        <w:tc>
          <w:tcPr>
            <w:tcW w:w="4536" w:type="dxa"/>
            <w:shd w:val="clear" w:color="auto" w:fill="F0F4F8"/>
          </w:tcPr>
          <w:p w14:paraId="3188D0E4" w14:textId="77777777" w:rsidR="002D4FF8" w:rsidRDefault="00000000">
            <w:r>
              <w:rPr>
                <w:sz w:val="20"/>
              </w:rPr>
              <w:lastRenderedPageBreak/>
              <w:t>Barcode/QR for SKU</w:t>
            </w:r>
          </w:p>
        </w:tc>
        <w:tc>
          <w:tcPr>
            <w:tcW w:w="4536" w:type="dxa"/>
            <w:shd w:val="clear" w:color="auto" w:fill="F0F4F8"/>
          </w:tcPr>
          <w:p w14:paraId="68C28B60" w14:textId="77777777" w:rsidR="002D4FF8" w:rsidRDefault="00000000">
            <w:r>
              <w:rPr>
                <w:sz w:val="20"/>
              </w:rPr>
              <w:t>Generate barcode สำหรับ SKU + print label</w:t>
            </w:r>
          </w:p>
        </w:tc>
      </w:tr>
      <w:tr w:rsidR="002D4FF8" w14:paraId="2DF8298D" w14:textId="77777777">
        <w:tc>
          <w:tcPr>
            <w:tcW w:w="4536" w:type="dxa"/>
          </w:tcPr>
          <w:p w14:paraId="16D73BB2" w14:textId="77777777" w:rsidR="002D4FF8" w:rsidRDefault="00000000">
            <w:r>
              <w:rPr>
                <w:sz w:val="20"/>
              </w:rPr>
              <w:t>Stock Take</w:t>
            </w:r>
          </w:p>
        </w:tc>
        <w:tc>
          <w:tcPr>
            <w:tcW w:w="4536" w:type="dxa"/>
          </w:tcPr>
          <w:p w14:paraId="5A19E1CC" w14:textId="77777777" w:rsidR="002D4FF8" w:rsidRDefault="00000000">
            <w:r>
              <w:rPr>
                <w:sz w:val="20"/>
              </w:rPr>
              <w:t>Cycle count workflow: count → variance → adjust</w:t>
            </w:r>
          </w:p>
        </w:tc>
      </w:tr>
      <w:tr w:rsidR="002D4FF8" w14:paraId="5AAF61F8" w14:textId="77777777">
        <w:tc>
          <w:tcPr>
            <w:tcW w:w="4536" w:type="dxa"/>
            <w:shd w:val="clear" w:color="auto" w:fill="F0F4F8"/>
          </w:tcPr>
          <w:p w14:paraId="245EC2EB" w14:textId="77777777" w:rsidR="002D4FF8" w:rsidRDefault="00000000">
            <w:r>
              <w:rPr>
                <w:sz w:val="20"/>
              </w:rPr>
              <w:t>Multi-warehouse Transfer</w:t>
            </w:r>
          </w:p>
        </w:tc>
        <w:tc>
          <w:tcPr>
            <w:tcW w:w="4536" w:type="dxa"/>
            <w:shd w:val="clear" w:color="auto" w:fill="F0F4F8"/>
          </w:tcPr>
          <w:p w14:paraId="626869CA" w14:textId="77777777" w:rsidR="002D4FF8" w:rsidRDefault="00000000">
            <w:r>
              <w:rPr>
                <w:sz w:val="20"/>
              </w:rPr>
              <w:t>TRANSFER ระหว่าง warehouse พร้อม approval</w:t>
            </w:r>
          </w:p>
        </w:tc>
      </w:tr>
    </w:tbl>
    <w:p w14:paraId="154E3D0A" w14:textId="77777777" w:rsidR="002D4FF8" w:rsidRDefault="002D4FF8"/>
    <w:p w14:paraId="75886938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คุณมีความเห็นอย่างไร? มี feature ไหนที่จำเป็นเร่งด่วน?</w:t>
      </w:r>
    </w:p>
    <w:p w14:paraId="0D397937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EBEDCC" w14:textId="77777777" w:rsidR="002D4FF8" w:rsidRDefault="00000000">
      <w:pPr>
        <w:pStyle w:val="Heading2"/>
      </w:pPr>
      <w:r>
        <w:t>B5. Mobile Responsive (Phase 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0879D7C3" w14:textId="77777777">
        <w:tc>
          <w:tcPr>
            <w:tcW w:w="4536" w:type="dxa"/>
            <w:shd w:val="clear" w:color="auto" w:fill="003366"/>
          </w:tcPr>
          <w:p w14:paraId="260E9B81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19706906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72D628CE" w14:textId="77777777">
        <w:tc>
          <w:tcPr>
            <w:tcW w:w="4536" w:type="dxa"/>
            <w:shd w:val="clear" w:color="auto" w:fill="F0F4F8"/>
          </w:tcPr>
          <w:p w14:paraId="4556F961" w14:textId="77777777" w:rsidR="002D4FF8" w:rsidRDefault="00000000">
            <w:r>
              <w:rPr>
                <w:sz w:val="20"/>
              </w:rPr>
              <w:t>Responsive Layout</w:t>
            </w:r>
          </w:p>
        </w:tc>
        <w:tc>
          <w:tcPr>
            <w:tcW w:w="4536" w:type="dxa"/>
            <w:shd w:val="clear" w:color="auto" w:fill="F0F4F8"/>
          </w:tcPr>
          <w:p w14:paraId="34A9D827" w14:textId="77777777" w:rsidR="002D4FF8" w:rsidRDefault="00000000">
            <w:r>
              <w:rPr>
                <w:sz w:val="20"/>
              </w:rPr>
              <w:t>Ant Design Grid breakpoints, collapsible sidebar</w:t>
            </w:r>
          </w:p>
        </w:tc>
      </w:tr>
      <w:tr w:rsidR="002D4FF8" w14:paraId="68145A22" w14:textId="77777777">
        <w:tc>
          <w:tcPr>
            <w:tcW w:w="4536" w:type="dxa"/>
          </w:tcPr>
          <w:p w14:paraId="1CE86278" w14:textId="77777777" w:rsidR="002D4FF8" w:rsidRDefault="00000000">
            <w:r>
              <w:rPr>
                <w:sz w:val="20"/>
              </w:rPr>
              <w:t>Mobile Staff Portal</w:t>
            </w:r>
          </w:p>
        </w:tc>
        <w:tc>
          <w:tcPr>
            <w:tcW w:w="4536" w:type="dxa"/>
          </w:tcPr>
          <w:p w14:paraId="1A166459" w14:textId="77777777" w:rsidR="002D4FF8" w:rsidRDefault="00000000">
            <w:r>
              <w:rPr>
                <w:sz w:val="20"/>
              </w:rPr>
              <w:t>Daily Report create/edit จากมือถือ</w:t>
            </w:r>
          </w:p>
        </w:tc>
      </w:tr>
      <w:tr w:rsidR="002D4FF8" w14:paraId="2BDE6EB6" w14:textId="77777777">
        <w:tc>
          <w:tcPr>
            <w:tcW w:w="4536" w:type="dxa"/>
            <w:shd w:val="clear" w:color="auto" w:fill="F0F4F8"/>
          </w:tcPr>
          <w:p w14:paraId="6FD2C635" w14:textId="77777777" w:rsidR="002D4FF8" w:rsidRDefault="00000000">
            <w:r>
              <w:rPr>
                <w:sz w:val="20"/>
              </w:rPr>
              <w:t>Mobile Tool Check-in/out</w:t>
            </w:r>
          </w:p>
        </w:tc>
        <w:tc>
          <w:tcPr>
            <w:tcW w:w="4536" w:type="dxa"/>
            <w:shd w:val="clear" w:color="auto" w:fill="F0F4F8"/>
          </w:tcPr>
          <w:p w14:paraId="040AC2C3" w14:textId="77777777" w:rsidR="002D4FF8" w:rsidRDefault="00000000">
            <w:r>
              <w:rPr>
                <w:sz w:val="20"/>
              </w:rPr>
              <w:t>Simplified form สำหรับ field workers</w:t>
            </w:r>
          </w:p>
        </w:tc>
      </w:tr>
      <w:tr w:rsidR="002D4FF8" w14:paraId="039A99E5" w14:textId="77777777">
        <w:tc>
          <w:tcPr>
            <w:tcW w:w="4536" w:type="dxa"/>
          </w:tcPr>
          <w:p w14:paraId="0F49F49E" w14:textId="77777777" w:rsidR="002D4FF8" w:rsidRDefault="00000000">
            <w:r>
              <w:rPr>
                <w:sz w:val="20"/>
              </w:rPr>
              <w:t>Mobile Approval</w:t>
            </w:r>
          </w:p>
        </w:tc>
        <w:tc>
          <w:tcPr>
            <w:tcW w:w="4536" w:type="dxa"/>
          </w:tcPr>
          <w:p w14:paraId="233A033A" w14:textId="77777777" w:rsidR="002D4FF8" w:rsidRDefault="00000000">
            <w:r>
              <w:rPr>
                <w:sz w:val="20"/>
              </w:rPr>
              <w:t>Swipe approve/reject</w:t>
            </w:r>
          </w:p>
        </w:tc>
      </w:tr>
      <w:tr w:rsidR="002D4FF8" w14:paraId="34D5E775" w14:textId="77777777">
        <w:tc>
          <w:tcPr>
            <w:tcW w:w="4536" w:type="dxa"/>
            <w:shd w:val="clear" w:color="auto" w:fill="F0F4F8"/>
          </w:tcPr>
          <w:p w14:paraId="5D0EA727" w14:textId="77777777" w:rsidR="002D4FF8" w:rsidRDefault="00000000">
            <w:r>
              <w:rPr>
                <w:sz w:val="20"/>
              </w:rPr>
              <w:t>PWA</w:t>
            </w:r>
          </w:p>
        </w:tc>
        <w:tc>
          <w:tcPr>
            <w:tcW w:w="4536" w:type="dxa"/>
            <w:shd w:val="clear" w:color="auto" w:fill="F0F4F8"/>
          </w:tcPr>
          <w:p w14:paraId="162F6F84" w14:textId="77777777" w:rsidR="002D4FF8" w:rsidRDefault="00000000">
            <w:r>
              <w:rPr>
                <w:sz w:val="20"/>
              </w:rPr>
              <w:t>Offline-first สำหรับ read</w:t>
            </w:r>
          </w:p>
        </w:tc>
      </w:tr>
    </w:tbl>
    <w:p w14:paraId="0D1D3871" w14:textId="77777777" w:rsidR="002D4FF8" w:rsidRDefault="002D4FF8"/>
    <w:p w14:paraId="350AFEB9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พนักงานใช้มือถือกรอกข้อมูลบ่อยไหม? หรือใช้แค่ desktop ก็พอ?</w:t>
      </w:r>
    </w:p>
    <w:p w14:paraId="01DAD77A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8915BF" w14:textId="77777777" w:rsidR="002D4FF8" w:rsidRDefault="00000000">
      <w:pPr>
        <w:pStyle w:val="Heading2"/>
      </w:pPr>
      <w:r>
        <w:t>B6. Audit &amp; Security (Phase 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71142331" w14:textId="77777777">
        <w:tc>
          <w:tcPr>
            <w:tcW w:w="4536" w:type="dxa"/>
            <w:shd w:val="clear" w:color="auto" w:fill="003366"/>
          </w:tcPr>
          <w:p w14:paraId="7D142397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08A65B95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4D16266F" w14:textId="77777777">
        <w:tc>
          <w:tcPr>
            <w:tcW w:w="4536" w:type="dxa"/>
            <w:shd w:val="clear" w:color="auto" w:fill="F0F4F8"/>
          </w:tcPr>
          <w:p w14:paraId="2C96F441" w14:textId="77777777" w:rsidR="002D4FF8" w:rsidRDefault="00000000">
            <w:r>
              <w:rPr>
                <w:sz w:val="20"/>
              </w:rPr>
              <w:t>Enhanced Audit Trail</w:t>
            </w:r>
          </w:p>
        </w:tc>
        <w:tc>
          <w:tcPr>
            <w:tcW w:w="4536" w:type="dxa"/>
            <w:shd w:val="clear" w:color="auto" w:fill="F0F4F8"/>
          </w:tcPr>
          <w:p w14:paraId="3625395B" w14:textId="77777777" w:rsidR="002D4FF8" w:rsidRDefault="00000000">
            <w:r>
              <w:rPr>
                <w:sz w:val="20"/>
              </w:rPr>
              <w:t>Model-level event logging (who, what, when, before/after values)</w:t>
            </w:r>
          </w:p>
        </w:tc>
      </w:tr>
      <w:tr w:rsidR="002D4FF8" w14:paraId="1E8DF612" w14:textId="77777777">
        <w:tc>
          <w:tcPr>
            <w:tcW w:w="4536" w:type="dxa"/>
          </w:tcPr>
          <w:p w14:paraId="65CD4A03" w14:textId="77777777" w:rsidR="002D4FF8" w:rsidRDefault="00000000">
            <w:r>
              <w:rPr>
                <w:sz w:val="20"/>
              </w:rPr>
              <w:t>Login History</w:t>
            </w:r>
          </w:p>
        </w:tc>
        <w:tc>
          <w:tcPr>
            <w:tcW w:w="4536" w:type="dxa"/>
          </w:tcPr>
          <w:p w14:paraId="0F9D3F31" w14:textId="77777777" w:rsidR="002D4FF8" w:rsidRDefault="00000000">
            <w:r>
              <w:rPr>
                <w:sz w:val="20"/>
              </w:rPr>
              <w:t>Device, IP, location, timestamp per user</w:t>
            </w:r>
          </w:p>
        </w:tc>
      </w:tr>
      <w:tr w:rsidR="002D4FF8" w14:paraId="609FF013" w14:textId="77777777">
        <w:tc>
          <w:tcPr>
            <w:tcW w:w="4536" w:type="dxa"/>
            <w:shd w:val="clear" w:color="auto" w:fill="F0F4F8"/>
          </w:tcPr>
          <w:p w14:paraId="4725DE04" w14:textId="77777777" w:rsidR="002D4FF8" w:rsidRDefault="00000000">
            <w:r>
              <w:rPr>
                <w:sz w:val="20"/>
              </w:rPr>
              <w:t>Session Management</w:t>
            </w:r>
          </w:p>
        </w:tc>
        <w:tc>
          <w:tcPr>
            <w:tcW w:w="4536" w:type="dxa"/>
            <w:shd w:val="clear" w:color="auto" w:fill="F0F4F8"/>
          </w:tcPr>
          <w:p w14:paraId="12C31241" w14:textId="77777777" w:rsidR="002D4FF8" w:rsidRDefault="00000000">
            <w:r>
              <w:rPr>
                <w:sz w:val="20"/>
              </w:rPr>
              <w:t>Active sessions list, remote logout</w:t>
            </w:r>
          </w:p>
        </w:tc>
      </w:tr>
      <w:tr w:rsidR="002D4FF8" w14:paraId="589A0D64" w14:textId="77777777">
        <w:tc>
          <w:tcPr>
            <w:tcW w:w="4536" w:type="dxa"/>
          </w:tcPr>
          <w:p w14:paraId="72C9E609" w14:textId="77777777" w:rsidR="002D4FF8" w:rsidRDefault="00000000">
            <w:r>
              <w:rPr>
                <w:sz w:val="20"/>
              </w:rPr>
              <w:t>Password Policy</w:t>
            </w:r>
          </w:p>
        </w:tc>
        <w:tc>
          <w:tcPr>
            <w:tcW w:w="4536" w:type="dxa"/>
          </w:tcPr>
          <w:p w14:paraId="468ADF01" w14:textId="77777777" w:rsidR="002D4FF8" w:rsidRDefault="00000000">
            <w:r>
              <w:rPr>
                <w:sz w:val="20"/>
              </w:rPr>
              <w:t>Min length, complexity, expiry, history</w:t>
            </w:r>
          </w:p>
        </w:tc>
      </w:tr>
      <w:tr w:rsidR="002D4FF8" w14:paraId="38168731" w14:textId="77777777">
        <w:tc>
          <w:tcPr>
            <w:tcW w:w="4536" w:type="dxa"/>
            <w:shd w:val="clear" w:color="auto" w:fill="F0F4F8"/>
          </w:tcPr>
          <w:p w14:paraId="2900A1FA" w14:textId="77777777" w:rsidR="002D4FF8" w:rsidRDefault="00000000">
            <w:r>
              <w:rPr>
                <w:sz w:val="20"/>
              </w:rPr>
              <w:t>Two-Factor Auth (2FA)</w:t>
            </w:r>
          </w:p>
        </w:tc>
        <w:tc>
          <w:tcPr>
            <w:tcW w:w="4536" w:type="dxa"/>
            <w:shd w:val="clear" w:color="auto" w:fill="F0F4F8"/>
          </w:tcPr>
          <w:p w14:paraId="1852B5D6" w14:textId="77777777" w:rsidR="002D4FF8" w:rsidRDefault="00000000">
            <w:r>
              <w:rPr>
                <w:sz w:val="20"/>
              </w:rPr>
              <w:t>TOTP (Google Authenticator)</w:t>
            </w:r>
          </w:p>
        </w:tc>
      </w:tr>
      <w:tr w:rsidR="002D4FF8" w14:paraId="7281AD54" w14:textId="77777777">
        <w:tc>
          <w:tcPr>
            <w:tcW w:w="4536" w:type="dxa"/>
          </w:tcPr>
          <w:p w14:paraId="534D4255" w14:textId="77777777" w:rsidR="002D4FF8" w:rsidRDefault="00000000">
            <w:r>
              <w:rPr>
                <w:sz w:val="20"/>
              </w:rPr>
              <w:t>Per-user Rate Limiting</w:t>
            </w:r>
          </w:p>
        </w:tc>
        <w:tc>
          <w:tcPr>
            <w:tcW w:w="4536" w:type="dxa"/>
          </w:tcPr>
          <w:p w14:paraId="55F6A76C" w14:textId="77777777" w:rsidR="002D4FF8" w:rsidRDefault="00000000">
            <w:r>
              <w:rPr>
                <w:sz w:val="20"/>
              </w:rPr>
              <w:t>Different limits per role</w:t>
            </w:r>
          </w:p>
        </w:tc>
      </w:tr>
      <w:tr w:rsidR="002D4FF8" w14:paraId="0E3965CD" w14:textId="77777777">
        <w:tc>
          <w:tcPr>
            <w:tcW w:w="4536" w:type="dxa"/>
            <w:shd w:val="clear" w:color="auto" w:fill="F0F4F8"/>
          </w:tcPr>
          <w:p w14:paraId="73E35A36" w14:textId="77777777" w:rsidR="002D4FF8" w:rsidRDefault="00000000">
            <w:r>
              <w:rPr>
                <w:sz w:val="20"/>
              </w:rPr>
              <w:t>Data Export Audit</w:t>
            </w:r>
          </w:p>
        </w:tc>
        <w:tc>
          <w:tcPr>
            <w:tcW w:w="4536" w:type="dxa"/>
            <w:shd w:val="clear" w:color="auto" w:fill="F0F4F8"/>
          </w:tcPr>
          <w:p w14:paraId="7408BCA1" w14:textId="77777777" w:rsidR="002D4FF8" w:rsidRDefault="00000000">
            <w:r>
              <w:rPr>
                <w:sz w:val="20"/>
              </w:rPr>
              <w:t>Log all export/download actions</w:t>
            </w:r>
          </w:p>
        </w:tc>
      </w:tr>
    </w:tbl>
    <w:p w14:paraId="4B031FF2" w14:textId="77777777" w:rsidR="002D4FF8" w:rsidRDefault="002D4FF8"/>
    <w:p w14:paraId="51ED62C6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ระบบจะมีผู้ใช้กี่คน? ต้องการ 2FA ไหม?</w:t>
      </w:r>
    </w:p>
    <w:p w14:paraId="1AF33A4C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02C76" w14:textId="77777777" w:rsidR="002D4FF8" w:rsidRDefault="00000000">
      <w:pPr>
        <w:pStyle w:val="Heading2"/>
      </w:pPr>
      <w:r>
        <w:t>B7. AI-Powered Performance Monitoring (Phase 14)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70235FCF" w14:textId="77777777">
        <w:tc>
          <w:tcPr>
            <w:tcW w:w="4536" w:type="dxa"/>
            <w:shd w:val="clear" w:color="auto" w:fill="003366"/>
          </w:tcPr>
          <w:p w14:paraId="07865CD9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48A4AA3A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2F6210B3" w14:textId="77777777">
        <w:tc>
          <w:tcPr>
            <w:tcW w:w="4536" w:type="dxa"/>
            <w:shd w:val="clear" w:color="auto" w:fill="F0F4F8"/>
          </w:tcPr>
          <w:p w14:paraId="181F6FAE" w14:textId="77777777" w:rsidR="002D4FF8" w:rsidRDefault="00000000">
            <w:r>
              <w:rPr>
                <w:sz w:val="20"/>
              </w:rPr>
              <w:t>Performance Middleware</w:t>
            </w:r>
          </w:p>
        </w:tc>
        <w:tc>
          <w:tcPr>
            <w:tcW w:w="4536" w:type="dxa"/>
            <w:shd w:val="clear" w:color="auto" w:fill="F0F4F8"/>
          </w:tcPr>
          <w:p w14:paraId="090C13D9" w14:textId="77777777" w:rsidR="002D4FF8" w:rsidRDefault="00000000">
            <w:r>
              <w:rPr>
                <w:sz w:val="20"/>
              </w:rPr>
              <w:t>Response time tracking, slow request detection</w:t>
            </w:r>
          </w:p>
        </w:tc>
      </w:tr>
      <w:tr w:rsidR="002D4FF8" w14:paraId="6A89789A" w14:textId="77777777">
        <w:tc>
          <w:tcPr>
            <w:tcW w:w="4536" w:type="dxa"/>
          </w:tcPr>
          <w:p w14:paraId="60276497" w14:textId="77777777" w:rsidR="002D4FF8" w:rsidRDefault="00000000">
            <w:r>
              <w:rPr>
                <w:sz w:val="20"/>
              </w:rPr>
              <w:t>DB Query Profiler</w:t>
            </w:r>
          </w:p>
        </w:tc>
        <w:tc>
          <w:tcPr>
            <w:tcW w:w="4536" w:type="dxa"/>
          </w:tcPr>
          <w:p w14:paraId="624ACC38" w14:textId="77777777" w:rsidR="002D4FF8" w:rsidRDefault="00000000">
            <w:r>
              <w:rPr>
                <w:sz w:val="20"/>
              </w:rPr>
              <w:t>Slow query logging, N+1 detection</w:t>
            </w:r>
          </w:p>
        </w:tc>
      </w:tr>
      <w:tr w:rsidR="002D4FF8" w14:paraId="7D14E8D6" w14:textId="77777777">
        <w:tc>
          <w:tcPr>
            <w:tcW w:w="4536" w:type="dxa"/>
            <w:shd w:val="clear" w:color="auto" w:fill="F0F4F8"/>
          </w:tcPr>
          <w:p w14:paraId="36E49A3E" w14:textId="77777777" w:rsidR="002D4FF8" w:rsidRDefault="00000000">
            <w:r>
              <w:rPr>
                <w:sz w:val="20"/>
              </w:rPr>
              <w:t>Frontend Performance</w:t>
            </w:r>
          </w:p>
        </w:tc>
        <w:tc>
          <w:tcPr>
            <w:tcW w:w="4536" w:type="dxa"/>
            <w:shd w:val="clear" w:color="auto" w:fill="F0F4F8"/>
          </w:tcPr>
          <w:p w14:paraId="7AFDFE62" w14:textId="77777777" w:rsidR="002D4FF8" w:rsidRDefault="00000000">
            <w:r>
              <w:rPr>
                <w:sz w:val="20"/>
              </w:rPr>
              <w:t>Web Vitals (LCP/FID/CLS)</w:t>
            </w:r>
          </w:p>
        </w:tc>
      </w:tr>
      <w:tr w:rsidR="002D4FF8" w14:paraId="0A667933" w14:textId="77777777">
        <w:tc>
          <w:tcPr>
            <w:tcW w:w="4536" w:type="dxa"/>
          </w:tcPr>
          <w:p w14:paraId="26356808" w14:textId="77777777" w:rsidR="002D4FF8" w:rsidRDefault="00000000">
            <w:r>
              <w:rPr>
                <w:sz w:val="20"/>
              </w:rPr>
              <w:t>AI Analysis Engine</w:t>
            </w:r>
          </w:p>
        </w:tc>
        <w:tc>
          <w:tcPr>
            <w:tcW w:w="4536" w:type="dxa"/>
          </w:tcPr>
          <w:p w14:paraId="69E4D258" w14:textId="77777777" w:rsidR="002D4FF8" w:rsidRDefault="00000000">
            <w:r>
              <w:rPr>
                <w:sz w:val="20"/>
              </w:rPr>
              <w:t>Claude API วิเคราะห์ + แนะนำเป็นภาษาไทย</w:t>
            </w:r>
          </w:p>
        </w:tc>
      </w:tr>
      <w:tr w:rsidR="002D4FF8" w14:paraId="3103EBD3" w14:textId="77777777">
        <w:tc>
          <w:tcPr>
            <w:tcW w:w="4536" w:type="dxa"/>
            <w:shd w:val="clear" w:color="auto" w:fill="F0F4F8"/>
          </w:tcPr>
          <w:p w14:paraId="18445D57" w14:textId="77777777" w:rsidR="002D4FF8" w:rsidRDefault="00000000">
            <w:r>
              <w:rPr>
                <w:sz w:val="20"/>
              </w:rPr>
              <w:t>Performance Dashboard</w:t>
            </w:r>
          </w:p>
        </w:tc>
        <w:tc>
          <w:tcPr>
            <w:tcW w:w="4536" w:type="dxa"/>
            <w:shd w:val="clear" w:color="auto" w:fill="F0F4F8"/>
          </w:tcPr>
          <w:p w14:paraId="11BD94D8" w14:textId="77777777" w:rsidR="002D4FF8" w:rsidRDefault="00000000">
            <w:r>
              <w:rPr>
                <w:sz w:val="20"/>
              </w:rPr>
              <w:t>Stat cards + AI card + charts</w:t>
            </w:r>
          </w:p>
        </w:tc>
      </w:tr>
      <w:tr w:rsidR="002D4FF8" w14:paraId="3BE6F49C" w14:textId="77777777">
        <w:tc>
          <w:tcPr>
            <w:tcW w:w="4536" w:type="dxa"/>
          </w:tcPr>
          <w:p w14:paraId="7E7AD0D2" w14:textId="77777777" w:rsidR="002D4FF8" w:rsidRDefault="00000000">
            <w:r>
              <w:rPr>
                <w:sz w:val="20"/>
              </w:rPr>
              <w:t>Natural Language Query</w:t>
            </w:r>
          </w:p>
        </w:tc>
        <w:tc>
          <w:tcPr>
            <w:tcW w:w="4536" w:type="dxa"/>
          </w:tcPr>
          <w:p w14:paraId="48A9F9F5" w14:textId="77777777" w:rsidR="002D4FF8" w:rsidRDefault="00000000">
            <w:r>
              <w:rPr>
                <w:sz w:val="20"/>
              </w:rPr>
              <w:t>ถามเป็นภาษาคน → AI ตอบ</w:t>
            </w:r>
          </w:p>
        </w:tc>
      </w:tr>
      <w:tr w:rsidR="002D4FF8" w14:paraId="78B90A2E" w14:textId="77777777">
        <w:tc>
          <w:tcPr>
            <w:tcW w:w="4536" w:type="dxa"/>
            <w:shd w:val="clear" w:color="auto" w:fill="F0F4F8"/>
          </w:tcPr>
          <w:p w14:paraId="2642DEE3" w14:textId="77777777" w:rsidR="002D4FF8" w:rsidRDefault="00000000">
            <w:r>
              <w:rPr>
                <w:sz w:val="20"/>
              </w:rPr>
              <w:t>Scheduled AI Report</w:t>
            </w:r>
          </w:p>
        </w:tc>
        <w:tc>
          <w:tcPr>
            <w:tcW w:w="4536" w:type="dxa"/>
            <w:shd w:val="clear" w:color="auto" w:fill="F0F4F8"/>
          </w:tcPr>
          <w:p w14:paraId="6E6D789D" w14:textId="77777777" w:rsidR="002D4FF8" w:rsidRDefault="00000000">
            <w:r>
              <w:rPr>
                <w:sz w:val="20"/>
              </w:rPr>
              <w:t>Daily background job + email digest</w:t>
            </w:r>
          </w:p>
        </w:tc>
      </w:tr>
    </w:tbl>
    <w:p w14:paraId="6DC87D52" w14:textId="77777777" w:rsidR="002D4FF8" w:rsidRDefault="002D4FF8"/>
    <w:p w14:paraId="3F7CA14F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คุณมีความเห็นอย่างไรกับ feature นี้? จำเป็นไหม หรือไว้ทีหลัง?</w:t>
      </w:r>
    </w:p>
    <w:p w14:paraId="2B452A8B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7DDDFB" w14:textId="77777777" w:rsidR="002D4FF8" w:rsidRDefault="00000000">
      <w:pPr>
        <w:pStyle w:val="Heading1"/>
      </w:pPr>
      <w:r>
        <w:lastRenderedPageBreak/>
        <w:t>ส่วน C — ช่องว่างที่พบ</w:t>
      </w:r>
    </w:p>
    <w:p w14:paraId="52B9A499" w14:textId="77777777" w:rsidR="002D4FF8" w:rsidRDefault="00000000">
      <w:r>
        <w:t>จากการวิเคราะห์ codebase พบช่องว่างที่ระบบยังขาดและไม่ได้อยู่ใน Phase 8-14: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167"/>
        <w:gridCol w:w="2839"/>
        <w:gridCol w:w="2208"/>
      </w:tblGrid>
      <w:tr w:rsidR="002D4FF8" w14:paraId="64377ACD" w14:textId="77777777">
        <w:tc>
          <w:tcPr>
            <w:tcW w:w="2268" w:type="dxa"/>
            <w:shd w:val="clear" w:color="auto" w:fill="003366"/>
          </w:tcPr>
          <w:p w14:paraId="36EC6730" w14:textId="77777777" w:rsidR="002D4FF8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003366"/>
          </w:tcPr>
          <w:p w14:paraId="263F5B9B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268" w:type="dxa"/>
            <w:shd w:val="clear" w:color="auto" w:fill="003366"/>
          </w:tcPr>
          <w:p w14:paraId="67AA0181" w14:textId="77777777" w:rsidR="002D4FF8" w:rsidRDefault="00000000">
            <w:r>
              <w:rPr>
                <w:b/>
                <w:color w:val="FFFFFF"/>
                <w:sz w:val="20"/>
              </w:rPr>
              <w:t>ปัญหาปัจจุบัน</w:t>
            </w:r>
          </w:p>
        </w:tc>
        <w:tc>
          <w:tcPr>
            <w:tcW w:w="2268" w:type="dxa"/>
            <w:shd w:val="clear" w:color="auto" w:fill="003366"/>
          </w:tcPr>
          <w:p w14:paraId="0008948C" w14:textId="77777777" w:rsidR="002D4FF8" w:rsidRDefault="00000000">
            <w:r>
              <w:rPr>
                <w:b/>
                <w:color w:val="FFFFFF"/>
                <w:sz w:val="20"/>
              </w:rPr>
              <w:t>ผลกระทบ</w:t>
            </w:r>
          </w:p>
        </w:tc>
      </w:tr>
      <w:tr w:rsidR="002D4FF8" w14:paraId="368083F4" w14:textId="77777777">
        <w:tc>
          <w:tcPr>
            <w:tcW w:w="2268" w:type="dxa"/>
            <w:shd w:val="clear" w:color="auto" w:fill="F0F4F8"/>
          </w:tcPr>
          <w:p w14:paraId="3F6EF04D" w14:textId="77777777" w:rsidR="002D4FF8" w:rsidRDefault="00000000">
            <w:r>
              <w:rPr>
                <w:sz w:val="20"/>
              </w:rPr>
              <w:t>C1</w:t>
            </w:r>
          </w:p>
        </w:tc>
        <w:tc>
          <w:tcPr>
            <w:tcW w:w="2268" w:type="dxa"/>
            <w:shd w:val="clear" w:color="auto" w:fill="F0F4F8"/>
          </w:tcPr>
          <w:p w14:paraId="1E059BAE" w14:textId="77777777" w:rsidR="002D4FF8" w:rsidRDefault="00000000">
            <w:r>
              <w:rPr>
                <w:sz w:val="20"/>
              </w:rPr>
              <w:t>Invoice / Billing</w:t>
            </w:r>
          </w:p>
        </w:tc>
        <w:tc>
          <w:tcPr>
            <w:tcW w:w="2268" w:type="dxa"/>
            <w:shd w:val="clear" w:color="auto" w:fill="F0F4F8"/>
          </w:tcPr>
          <w:p w14:paraId="583236A7" w14:textId="77777777" w:rsidR="002D4FF8" w:rsidRDefault="00000000">
            <w:r>
              <w:rPr>
                <w:sz w:val="20"/>
              </w:rPr>
              <w:t>SO approved แล้วไม่มี Invoice — ขาด revenue tracking</w:t>
            </w:r>
          </w:p>
        </w:tc>
        <w:tc>
          <w:tcPr>
            <w:tcW w:w="2268" w:type="dxa"/>
            <w:shd w:val="clear" w:color="auto" w:fill="F0F4F8"/>
          </w:tcPr>
          <w:p w14:paraId="196799B5" w14:textId="77777777" w:rsidR="002D4FF8" w:rsidRDefault="00000000">
            <w:r>
              <w:rPr>
                <w:sz w:val="20"/>
              </w:rPr>
              <w:t>สูง — ไม่สามารถ track รายได้</w:t>
            </w:r>
          </w:p>
        </w:tc>
      </w:tr>
      <w:tr w:rsidR="002D4FF8" w14:paraId="03F4E4E7" w14:textId="77777777">
        <w:tc>
          <w:tcPr>
            <w:tcW w:w="2268" w:type="dxa"/>
          </w:tcPr>
          <w:p w14:paraId="7B530140" w14:textId="77777777" w:rsidR="002D4FF8" w:rsidRDefault="00000000">
            <w:r>
              <w:rPr>
                <w:sz w:val="20"/>
              </w:rPr>
              <w:t>C2</w:t>
            </w:r>
          </w:p>
        </w:tc>
        <w:tc>
          <w:tcPr>
            <w:tcW w:w="2268" w:type="dxa"/>
          </w:tcPr>
          <w:p w14:paraId="3A63FDBE" w14:textId="77777777" w:rsidR="002D4FF8" w:rsidRDefault="00000000">
            <w:r>
              <w:rPr>
                <w:sz w:val="20"/>
              </w:rPr>
              <w:t>Delivery Order</w:t>
            </w:r>
          </w:p>
        </w:tc>
        <w:tc>
          <w:tcPr>
            <w:tcW w:w="2268" w:type="dxa"/>
          </w:tcPr>
          <w:p w14:paraId="290A47DA" w14:textId="77777777" w:rsidR="002D4FF8" w:rsidRDefault="00000000">
            <w:r>
              <w:rPr>
                <w:sz w:val="20"/>
              </w:rPr>
              <w:t>SO approved แล้วไม่มีใบส่งของ — ขาด fulfillment flow</w:t>
            </w:r>
          </w:p>
        </w:tc>
        <w:tc>
          <w:tcPr>
            <w:tcW w:w="2268" w:type="dxa"/>
          </w:tcPr>
          <w:p w14:paraId="0A734A45" w14:textId="77777777" w:rsidR="002D4FF8" w:rsidRDefault="00000000">
            <w:r>
              <w:rPr>
                <w:sz w:val="20"/>
              </w:rPr>
              <w:t>สูง — ไม่สามารถ track การส่งของ</w:t>
            </w:r>
          </w:p>
        </w:tc>
      </w:tr>
      <w:tr w:rsidR="002D4FF8" w14:paraId="1D8C5D4F" w14:textId="77777777">
        <w:tc>
          <w:tcPr>
            <w:tcW w:w="2268" w:type="dxa"/>
            <w:shd w:val="clear" w:color="auto" w:fill="F0F4F8"/>
          </w:tcPr>
          <w:p w14:paraId="64FE2F5B" w14:textId="77777777" w:rsidR="002D4FF8" w:rsidRDefault="00000000">
            <w:r>
              <w:rPr>
                <w:sz w:val="20"/>
              </w:rPr>
              <w:t>C3</w:t>
            </w:r>
          </w:p>
        </w:tc>
        <w:tc>
          <w:tcPr>
            <w:tcW w:w="2268" w:type="dxa"/>
            <w:shd w:val="clear" w:color="auto" w:fill="F0F4F8"/>
          </w:tcPr>
          <w:p w14:paraId="066BB42B" w14:textId="77777777" w:rsidR="002D4FF8" w:rsidRDefault="00000000">
            <w:r>
              <w:rPr>
                <w:sz w:val="20"/>
              </w:rPr>
              <w:t>Accounts Payable</w:t>
            </w:r>
          </w:p>
        </w:tc>
        <w:tc>
          <w:tcPr>
            <w:tcW w:w="2268" w:type="dxa"/>
            <w:shd w:val="clear" w:color="auto" w:fill="F0F4F8"/>
          </w:tcPr>
          <w:p w14:paraId="6CEB7DA1" w14:textId="77777777" w:rsidR="002D4FF8" w:rsidRDefault="00000000">
            <w:r>
              <w:rPr>
                <w:sz w:val="20"/>
              </w:rPr>
              <w:t>PO รับของแล้วไม่มีที่ track การจ่ายเงิน</w:t>
            </w:r>
          </w:p>
        </w:tc>
        <w:tc>
          <w:tcPr>
            <w:tcW w:w="2268" w:type="dxa"/>
            <w:shd w:val="clear" w:color="auto" w:fill="F0F4F8"/>
          </w:tcPr>
          <w:p w14:paraId="213F898B" w14:textId="77777777" w:rsidR="002D4FF8" w:rsidRDefault="00000000">
            <w:r>
              <w:rPr>
                <w:sz w:val="20"/>
              </w:rPr>
              <w:t>กลาง — ต้อง track manual</w:t>
            </w:r>
          </w:p>
        </w:tc>
      </w:tr>
      <w:tr w:rsidR="002D4FF8" w14:paraId="72190D33" w14:textId="77777777">
        <w:tc>
          <w:tcPr>
            <w:tcW w:w="2268" w:type="dxa"/>
          </w:tcPr>
          <w:p w14:paraId="2CE461F0" w14:textId="77777777" w:rsidR="002D4FF8" w:rsidRDefault="00000000">
            <w:r>
              <w:rPr>
                <w:sz w:val="20"/>
              </w:rPr>
              <w:t>C4</w:t>
            </w:r>
          </w:p>
        </w:tc>
        <w:tc>
          <w:tcPr>
            <w:tcW w:w="2268" w:type="dxa"/>
          </w:tcPr>
          <w:p w14:paraId="508DFD8B" w14:textId="77777777" w:rsidR="002D4FF8" w:rsidRDefault="00000000">
            <w:r>
              <w:rPr>
                <w:sz w:val="20"/>
              </w:rPr>
              <w:t>Budget Management</w:t>
            </w:r>
          </w:p>
        </w:tc>
        <w:tc>
          <w:tcPr>
            <w:tcW w:w="2268" w:type="dxa"/>
          </w:tcPr>
          <w:p w14:paraId="724490AA" w14:textId="77777777" w:rsidR="002D4FF8" w:rsidRDefault="00000000">
            <w:r>
              <w:rPr>
                <w:sz w:val="20"/>
              </w:rPr>
              <w:t>Cost Center มี overhead_rate แต่ไม่มี budget allocation</w:t>
            </w:r>
          </w:p>
        </w:tc>
        <w:tc>
          <w:tcPr>
            <w:tcW w:w="2268" w:type="dxa"/>
          </w:tcPr>
          <w:p w14:paraId="4B6EBB6C" w14:textId="77777777" w:rsidR="002D4FF8" w:rsidRDefault="00000000">
            <w:r>
              <w:rPr>
                <w:sz w:val="20"/>
              </w:rPr>
              <w:t>กลาง — ไม่สามารถควบคุมงบ</w:t>
            </w:r>
          </w:p>
        </w:tc>
      </w:tr>
      <w:tr w:rsidR="002D4FF8" w14:paraId="05374637" w14:textId="77777777">
        <w:tc>
          <w:tcPr>
            <w:tcW w:w="2268" w:type="dxa"/>
            <w:shd w:val="clear" w:color="auto" w:fill="F0F4F8"/>
          </w:tcPr>
          <w:p w14:paraId="461C5E1B" w14:textId="77777777" w:rsidR="002D4FF8" w:rsidRDefault="00000000">
            <w:r>
              <w:rPr>
                <w:sz w:val="20"/>
              </w:rPr>
              <w:t>C5</w:t>
            </w:r>
          </w:p>
        </w:tc>
        <w:tc>
          <w:tcPr>
            <w:tcW w:w="2268" w:type="dxa"/>
            <w:shd w:val="clear" w:color="auto" w:fill="F0F4F8"/>
          </w:tcPr>
          <w:p w14:paraId="4952FFF5" w14:textId="77777777" w:rsidR="002D4FF8" w:rsidRDefault="00000000">
            <w:r>
              <w:rPr>
                <w:sz w:val="20"/>
              </w:rPr>
              <w:t>Tax Calculation (VAT 7%)</w:t>
            </w:r>
          </w:p>
        </w:tc>
        <w:tc>
          <w:tcPr>
            <w:tcW w:w="2268" w:type="dxa"/>
            <w:shd w:val="clear" w:color="auto" w:fill="F0F4F8"/>
          </w:tcPr>
          <w:p w14:paraId="10324528" w14:textId="77777777" w:rsidR="002D4FF8" w:rsidRDefault="00000000">
            <w:r>
              <w:rPr>
                <w:sz w:val="20"/>
              </w:rPr>
              <w:t>ไม่มีการคำนวณ VAT บน PO/SO/Invoice</w:t>
            </w:r>
          </w:p>
        </w:tc>
        <w:tc>
          <w:tcPr>
            <w:tcW w:w="2268" w:type="dxa"/>
            <w:shd w:val="clear" w:color="auto" w:fill="F0F4F8"/>
          </w:tcPr>
          <w:p w14:paraId="7393B943" w14:textId="77777777" w:rsidR="002D4FF8" w:rsidRDefault="00000000">
            <w:r>
              <w:rPr>
                <w:sz w:val="20"/>
              </w:rPr>
              <w:t>สูง — จำเป็นก่อน production</w:t>
            </w:r>
          </w:p>
        </w:tc>
      </w:tr>
      <w:tr w:rsidR="002D4FF8" w14:paraId="6B331F5C" w14:textId="77777777">
        <w:tc>
          <w:tcPr>
            <w:tcW w:w="2268" w:type="dxa"/>
          </w:tcPr>
          <w:p w14:paraId="348D5DA9" w14:textId="77777777" w:rsidR="002D4FF8" w:rsidRDefault="00000000">
            <w:r>
              <w:rPr>
                <w:sz w:val="20"/>
              </w:rPr>
              <w:t>C6</w:t>
            </w:r>
          </w:p>
        </w:tc>
        <w:tc>
          <w:tcPr>
            <w:tcW w:w="2268" w:type="dxa"/>
          </w:tcPr>
          <w:p w14:paraId="2E4EE048" w14:textId="77777777" w:rsidR="002D4FF8" w:rsidRDefault="00000000">
            <w:r>
              <w:rPr>
                <w:sz w:val="20"/>
              </w:rPr>
              <w:t>Multi-currency</w:t>
            </w:r>
          </w:p>
        </w:tc>
        <w:tc>
          <w:tcPr>
            <w:tcW w:w="2268" w:type="dxa"/>
          </w:tcPr>
          <w:p w14:paraId="22FEF35D" w14:textId="77777777" w:rsidR="002D4FF8" w:rsidRDefault="00000000">
            <w:r>
              <w:rPr>
                <w:sz w:val="20"/>
              </w:rPr>
              <w:t>รองรับเฉพาะ THB</w:t>
            </w:r>
          </w:p>
        </w:tc>
        <w:tc>
          <w:tcPr>
            <w:tcW w:w="2268" w:type="dxa"/>
          </w:tcPr>
          <w:p w14:paraId="29CAFC05" w14:textId="77777777" w:rsidR="002D4FF8" w:rsidRDefault="00000000">
            <w:r>
              <w:rPr>
                <w:sz w:val="20"/>
              </w:rPr>
              <w:t>ต่ำ — ถ้าไม่มีธุรกรรมต่างประเทศ</w:t>
            </w:r>
          </w:p>
        </w:tc>
      </w:tr>
      <w:tr w:rsidR="002D4FF8" w14:paraId="309D9D8B" w14:textId="77777777">
        <w:tc>
          <w:tcPr>
            <w:tcW w:w="2268" w:type="dxa"/>
            <w:shd w:val="clear" w:color="auto" w:fill="F0F4F8"/>
          </w:tcPr>
          <w:p w14:paraId="2346FA92" w14:textId="77777777" w:rsidR="002D4FF8" w:rsidRDefault="00000000">
            <w:r>
              <w:rPr>
                <w:sz w:val="20"/>
              </w:rPr>
              <w:t>C7</w:t>
            </w:r>
          </w:p>
        </w:tc>
        <w:tc>
          <w:tcPr>
            <w:tcW w:w="2268" w:type="dxa"/>
            <w:shd w:val="clear" w:color="auto" w:fill="F0F4F8"/>
          </w:tcPr>
          <w:p w14:paraId="7507671C" w14:textId="77777777" w:rsidR="002D4FF8" w:rsidRDefault="00000000">
            <w:r>
              <w:rPr>
                <w:sz w:val="20"/>
              </w:rPr>
              <w:t>WO Gantt Chart</w:t>
            </w:r>
          </w:p>
        </w:tc>
        <w:tc>
          <w:tcPr>
            <w:tcW w:w="2268" w:type="dxa"/>
            <w:shd w:val="clear" w:color="auto" w:fill="F0F4F8"/>
          </w:tcPr>
          <w:p w14:paraId="380BA697" w14:textId="77777777" w:rsidR="002D4FF8" w:rsidRDefault="00000000">
            <w:r>
              <w:rPr>
                <w:sz w:val="20"/>
              </w:rPr>
              <w:t>Planning มี Daily Plan แต่ไม่มี visual timeline</w:t>
            </w:r>
          </w:p>
        </w:tc>
        <w:tc>
          <w:tcPr>
            <w:tcW w:w="2268" w:type="dxa"/>
            <w:shd w:val="clear" w:color="auto" w:fill="F0F4F8"/>
          </w:tcPr>
          <w:p w14:paraId="3202CDCA" w14:textId="77777777" w:rsidR="002D4FF8" w:rsidRDefault="00000000">
            <w:r>
              <w:rPr>
                <w:sz w:val="20"/>
              </w:rPr>
              <w:t>กลาง — ดูภาพรวมยาก</w:t>
            </w:r>
          </w:p>
        </w:tc>
      </w:tr>
      <w:tr w:rsidR="002D4FF8" w14:paraId="1F264C49" w14:textId="77777777">
        <w:tc>
          <w:tcPr>
            <w:tcW w:w="2268" w:type="dxa"/>
          </w:tcPr>
          <w:p w14:paraId="29B1AB33" w14:textId="77777777" w:rsidR="002D4FF8" w:rsidRDefault="00000000">
            <w:r>
              <w:rPr>
                <w:sz w:val="20"/>
              </w:rPr>
              <w:t>C8</w:t>
            </w:r>
          </w:p>
        </w:tc>
        <w:tc>
          <w:tcPr>
            <w:tcW w:w="2268" w:type="dxa"/>
          </w:tcPr>
          <w:p w14:paraId="200184DE" w14:textId="77777777" w:rsidR="002D4FF8" w:rsidRDefault="00000000">
            <w:r>
              <w:rPr>
                <w:sz w:val="20"/>
              </w:rPr>
              <w:t>Employee Self-service</w:t>
            </w:r>
          </w:p>
        </w:tc>
        <w:tc>
          <w:tcPr>
            <w:tcW w:w="2268" w:type="dxa"/>
          </w:tcPr>
          <w:p w14:paraId="7552FB1B" w14:textId="77777777" w:rsidR="002D4FF8" w:rsidRDefault="00000000">
            <w:r>
              <w:rPr>
                <w:sz w:val="20"/>
              </w:rPr>
              <w:t>พนักงานเปลี่ยนรหัสผ่าน/แก้ไขข้อมูลส่วนตัว/ดู payslip ไม่ได้</w:t>
            </w:r>
          </w:p>
        </w:tc>
        <w:tc>
          <w:tcPr>
            <w:tcW w:w="2268" w:type="dxa"/>
          </w:tcPr>
          <w:p w14:paraId="0B783F6F" w14:textId="77777777" w:rsidR="002D4FF8" w:rsidRDefault="00000000">
            <w:r>
              <w:rPr>
                <w:sz w:val="20"/>
              </w:rPr>
              <w:t>กลาง — ต้องให้ HR ทำให้</w:t>
            </w:r>
          </w:p>
        </w:tc>
      </w:tr>
    </w:tbl>
    <w:p w14:paraId="1B494086" w14:textId="77777777" w:rsidR="002D4FF8" w:rsidRDefault="002D4FF8"/>
    <w:p w14:paraId="643D0A67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C4F454" w14:textId="77777777" w:rsidR="002D4FF8" w:rsidRDefault="00000000">
      <w:pPr>
        <w:pStyle w:val="Heading2"/>
      </w:pPr>
      <w:r>
        <w:t>C1. Invoice / Billing (ใบแจ้งหนี้)</w:t>
      </w:r>
    </w:p>
    <w:p w14:paraId="62DDE500" w14:textId="77777777" w:rsidR="002D4FF8" w:rsidRDefault="00000000">
      <w:r>
        <w:rPr>
          <w:b/>
        </w:rPr>
        <w:t>ปัญหา:</w:t>
      </w:r>
      <w:r>
        <w:t xml:space="preserve"> SO ที่ approved แล้ว ไม่มีทางสร้าง Invoice — ขาด revenue tracking ทั้งหมด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2B05B94E" w14:textId="77777777">
        <w:tc>
          <w:tcPr>
            <w:tcW w:w="4536" w:type="dxa"/>
            <w:shd w:val="clear" w:color="auto" w:fill="003366"/>
          </w:tcPr>
          <w:p w14:paraId="75A70A76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24494C6D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0365E3B9" w14:textId="77777777">
        <w:tc>
          <w:tcPr>
            <w:tcW w:w="4536" w:type="dxa"/>
            <w:shd w:val="clear" w:color="auto" w:fill="F0F4F8"/>
          </w:tcPr>
          <w:p w14:paraId="15A2B8A9" w14:textId="77777777" w:rsidR="002D4FF8" w:rsidRDefault="00000000">
            <w:r>
              <w:rPr>
                <w:sz w:val="20"/>
              </w:rPr>
              <w:t>Invoice จาก SO</w:t>
            </w:r>
          </w:p>
        </w:tc>
        <w:tc>
          <w:tcPr>
            <w:tcW w:w="4536" w:type="dxa"/>
            <w:shd w:val="clear" w:color="auto" w:fill="F0F4F8"/>
          </w:tcPr>
          <w:p w14:paraId="1E92DE46" w14:textId="77777777" w:rsidR="002D4FF8" w:rsidRDefault="00000000">
            <w:r>
              <w:rPr>
                <w:sz w:val="20"/>
              </w:rPr>
              <w:t>สร้าง Invoice จาก Sales Order ที่ approved</w:t>
            </w:r>
          </w:p>
        </w:tc>
      </w:tr>
      <w:tr w:rsidR="002D4FF8" w14:paraId="2C4140CE" w14:textId="77777777">
        <w:tc>
          <w:tcPr>
            <w:tcW w:w="4536" w:type="dxa"/>
          </w:tcPr>
          <w:p w14:paraId="76DDDDD6" w14:textId="77777777" w:rsidR="002D4FF8" w:rsidRDefault="00000000">
            <w:r>
              <w:rPr>
                <w:sz w:val="20"/>
              </w:rPr>
              <w:t>Invoice Status</w:t>
            </w:r>
          </w:p>
        </w:tc>
        <w:tc>
          <w:tcPr>
            <w:tcW w:w="4536" w:type="dxa"/>
          </w:tcPr>
          <w:p w14:paraId="38944C56" w14:textId="77777777" w:rsidR="002D4FF8" w:rsidRDefault="00000000">
            <w:r>
              <w:rPr>
                <w:sz w:val="20"/>
              </w:rPr>
              <w:t>DRAFT → SENT → PAID → CANCELLED</w:t>
            </w:r>
          </w:p>
        </w:tc>
      </w:tr>
      <w:tr w:rsidR="002D4FF8" w14:paraId="7CC5DF50" w14:textId="77777777">
        <w:tc>
          <w:tcPr>
            <w:tcW w:w="4536" w:type="dxa"/>
            <w:shd w:val="clear" w:color="auto" w:fill="F0F4F8"/>
          </w:tcPr>
          <w:p w14:paraId="5E5FF633" w14:textId="77777777" w:rsidR="002D4FF8" w:rsidRDefault="00000000">
            <w:r>
              <w:rPr>
                <w:sz w:val="20"/>
              </w:rPr>
              <w:t>Payment Tracking</w:t>
            </w:r>
          </w:p>
        </w:tc>
        <w:tc>
          <w:tcPr>
            <w:tcW w:w="4536" w:type="dxa"/>
            <w:shd w:val="clear" w:color="auto" w:fill="F0F4F8"/>
          </w:tcPr>
          <w:p w14:paraId="2274FACA" w14:textId="77777777" w:rsidR="002D4FF8" w:rsidRDefault="00000000">
            <w:r>
              <w:rPr>
                <w:sz w:val="20"/>
              </w:rPr>
              <w:t>บันทึกการชำระเงิน (partial/full)</w:t>
            </w:r>
          </w:p>
        </w:tc>
      </w:tr>
      <w:tr w:rsidR="002D4FF8" w14:paraId="543E791F" w14:textId="77777777">
        <w:tc>
          <w:tcPr>
            <w:tcW w:w="4536" w:type="dxa"/>
          </w:tcPr>
          <w:p w14:paraId="4E14E84A" w14:textId="77777777" w:rsidR="002D4FF8" w:rsidRDefault="00000000">
            <w:r>
              <w:rPr>
                <w:sz w:val="20"/>
              </w:rPr>
              <w:t>Accounts Receivable</w:t>
            </w:r>
          </w:p>
        </w:tc>
        <w:tc>
          <w:tcPr>
            <w:tcW w:w="4536" w:type="dxa"/>
          </w:tcPr>
          <w:p w14:paraId="13202BD6" w14:textId="77777777" w:rsidR="002D4FF8" w:rsidRDefault="00000000">
            <w:r>
              <w:rPr>
                <w:sz w:val="20"/>
              </w:rPr>
              <w:t>ลูกหนี้การค้า — ยอดค้างชำระ per customer</w:t>
            </w:r>
          </w:p>
        </w:tc>
      </w:tr>
    </w:tbl>
    <w:p w14:paraId="7BB985EE" w14:textId="77777777" w:rsidR="002D4FF8" w:rsidRDefault="002D4FF8"/>
    <w:p w14:paraId="1753FC57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 Invoice system ไหม? ธุรกิจคุณออก Invoice บ่อยไหม?</w:t>
      </w:r>
    </w:p>
    <w:p w14:paraId="0C045945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E1605E" w14:textId="77777777" w:rsidR="002D4FF8" w:rsidRDefault="00000000">
      <w:pPr>
        <w:pStyle w:val="Heading2"/>
      </w:pPr>
      <w:r>
        <w:t>C2. Delivery Order (ใบส่งของ)</w:t>
      </w:r>
    </w:p>
    <w:p w14:paraId="6A3AC7BE" w14:textId="77777777" w:rsidR="002D4FF8" w:rsidRDefault="00000000">
      <w:r>
        <w:rPr>
          <w:b/>
        </w:rPr>
        <w:t>ปัญหา:</w:t>
      </w:r>
      <w:r>
        <w:t xml:space="preserve"> SO ที่ approved แล้ว ไม่มีทางสร้างใบส่งของ — ขาด fulfillment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3A8D7D50" w14:textId="77777777">
        <w:tc>
          <w:tcPr>
            <w:tcW w:w="4536" w:type="dxa"/>
            <w:shd w:val="clear" w:color="auto" w:fill="003366"/>
          </w:tcPr>
          <w:p w14:paraId="6C0DBCCE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6611238B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1F61A72B" w14:textId="77777777">
        <w:tc>
          <w:tcPr>
            <w:tcW w:w="4536" w:type="dxa"/>
            <w:shd w:val="clear" w:color="auto" w:fill="F0F4F8"/>
          </w:tcPr>
          <w:p w14:paraId="610D3C87" w14:textId="77777777" w:rsidR="002D4FF8" w:rsidRDefault="00000000">
            <w:r>
              <w:rPr>
                <w:sz w:val="20"/>
              </w:rPr>
              <w:t>DO จาก SO</w:t>
            </w:r>
          </w:p>
        </w:tc>
        <w:tc>
          <w:tcPr>
            <w:tcW w:w="4536" w:type="dxa"/>
            <w:shd w:val="clear" w:color="auto" w:fill="F0F4F8"/>
          </w:tcPr>
          <w:p w14:paraId="53D7F869" w14:textId="77777777" w:rsidR="002D4FF8" w:rsidRDefault="00000000">
            <w:r>
              <w:rPr>
                <w:sz w:val="20"/>
              </w:rPr>
              <w:t>สร้าง Delivery Order จาก SO</w:t>
            </w:r>
          </w:p>
        </w:tc>
      </w:tr>
      <w:tr w:rsidR="002D4FF8" w14:paraId="4D95FF12" w14:textId="77777777">
        <w:tc>
          <w:tcPr>
            <w:tcW w:w="4536" w:type="dxa"/>
          </w:tcPr>
          <w:p w14:paraId="0056D9FE" w14:textId="77777777" w:rsidR="002D4FF8" w:rsidRDefault="00000000">
            <w:r>
              <w:rPr>
                <w:sz w:val="20"/>
              </w:rPr>
              <w:t>DO Status</w:t>
            </w:r>
          </w:p>
        </w:tc>
        <w:tc>
          <w:tcPr>
            <w:tcW w:w="4536" w:type="dxa"/>
          </w:tcPr>
          <w:p w14:paraId="1EF58FAF" w14:textId="77777777" w:rsidR="002D4FF8" w:rsidRDefault="00000000">
            <w:r>
              <w:rPr>
                <w:sz w:val="20"/>
              </w:rPr>
              <w:t>DRAFT → SHIPPED → DELIVERED</w:t>
            </w:r>
          </w:p>
        </w:tc>
      </w:tr>
      <w:tr w:rsidR="002D4FF8" w14:paraId="4214E2CF" w14:textId="77777777">
        <w:tc>
          <w:tcPr>
            <w:tcW w:w="4536" w:type="dxa"/>
            <w:shd w:val="clear" w:color="auto" w:fill="F0F4F8"/>
          </w:tcPr>
          <w:p w14:paraId="0E673D3E" w14:textId="77777777" w:rsidR="002D4FF8" w:rsidRDefault="00000000">
            <w:r>
              <w:rPr>
                <w:sz w:val="20"/>
              </w:rPr>
              <w:t>Stock Deduction</w:t>
            </w:r>
          </w:p>
        </w:tc>
        <w:tc>
          <w:tcPr>
            <w:tcW w:w="4536" w:type="dxa"/>
            <w:shd w:val="clear" w:color="auto" w:fill="F0F4F8"/>
          </w:tcPr>
          <w:p w14:paraId="29A535FD" w14:textId="77777777" w:rsidR="002D4FF8" w:rsidRDefault="00000000">
            <w:r>
              <w:rPr>
                <w:sz w:val="20"/>
              </w:rPr>
              <w:t>ตัด stock เมื่อ ship</w:t>
            </w:r>
          </w:p>
        </w:tc>
      </w:tr>
    </w:tbl>
    <w:p w14:paraId="364DE602" w14:textId="77777777" w:rsidR="002D4FF8" w:rsidRDefault="002D4FF8"/>
    <w:p w14:paraId="657DA727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 Delivery Order ไหม? หรือส่งของแล้ว track นอกระบบ?</w:t>
      </w:r>
    </w:p>
    <w:p w14:paraId="20826780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C9554B" w14:textId="77777777" w:rsidR="002D4FF8" w:rsidRDefault="00000000">
      <w:pPr>
        <w:pStyle w:val="Heading2"/>
      </w:pPr>
      <w:r>
        <w:t>C3. Accounts Payable (เจ้าหนี้การค้า)</w:t>
      </w:r>
    </w:p>
    <w:p w14:paraId="57D9F623" w14:textId="77777777" w:rsidR="002D4FF8" w:rsidRDefault="00000000">
      <w:r>
        <w:rPr>
          <w:b/>
        </w:rPr>
        <w:t>ปัญหา:</w:t>
      </w:r>
      <w:r>
        <w:t xml:space="preserve"> PO ที่รับของแล้ว ไม่มีที่ track ว่าจ่ายเงินแล้วหรือยัง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03A21EC3" w14:textId="77777777">
        <w:tc>
          <w:tcPr>
            <w:tcW w:w="4536" w:type="dxa"/>
            <w:shd w:val="clear" w:color="auto" w:fill="003366"/>
          </w:tcPr>
          <w:p w14:paraId="5FC47906" w14:textId="77777777" w:rsidR="002D4FF8" w:rsidRDefault="00000000">
            <w:r>
              <w:rPr>
                <w:b/>
                <w:color w:val="FFFFFF"/>
                <w:sz w:val="20"/>
              </w:rPr>
              <w:lastRenderedPageBreak/>
              <w:t>Feature</w:t>
            </w:r>
          </w:p>
        </w:tc>
        <w:tc>
          <w:tcPr>
            <w:tcW w:w="4536" w:type="dxa"/>
            <w:shd w:val="clear" w:color="auto" w:fill="003366"/>
          </w:tcPr>
          <w:p w14:paraId="0F63D2FE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45009E61" w14:textId="77777777">
        <w:tc>
          <w:tcPr>
            <w:tcW w:w="4536" w:type="dxa"/>
            <w:shd w:val="clear" w:color="auto" w:fill="F0F4F8"/>
          </w:tcPr>
          <w:p w14:paraId="7D82D310" w14:textId="77777777" w:rsidR="002D4FF8" w:rsidRDefault="00000000">
            <w:r>
              <w:rPr>
                <w:sz w:val="20"/>
              </w:rPr>
              <w:t>Payment Record</w:t>
            </w:r>
          </w:p>
        </w:tc>
        <w:tc>
          <w:tcPr>
            <w:tcW w:w="4536" w:type="dxa"/>
            <w:shd w:val="clear" w:color="auto" w:fill="F0F4F8"/>
          </w:tcPr>
          <w:p w14:paraId="1EE7FDCF" w14:textId="77777777" w:rsidR="002D4FF8" w:rsidRDefault="00000000">
            <w:r>
              <w:rPr>
                <w:sz w:val="20"/>
              </w:rPr>
              <w:t>บันทึกการจ่ายเงินต่อ PO</w:t>
            </w:r>
          </w:p>
        </w:tc>
      </w:tr>
      <w:tr w:rsidR="002D4FF8" w14:paraId="79F8C30E" w14:textId="77777777">
        <w:tc>
          <w:tcPr>
            <w:tcW w:w="4536" w:type="dxa"/>
          </w:tcPr>
          <w:p w14:paraId="43C8C136" w14:textId="77777777" w:rsidR="002D4FF8" w:rsidRDefault="00000000">
            <w:r>
              <w:rPr>
                <w:sz w:val="20"/>
              </w:rPr>
              <w:t>AP Aging</w:t>
            </w:r>
          </w:p>
        </w:tc>
        <w:tc>
          <w:tcPr>
            <w:tcW w:w="4536" w:type="dxa"/>
          </w:tcPr>
          <w:p w14:paraId="07A90385" w14:textId="77777777" w:rsidR="002D4FF8" w:rsidRDefault="00000000">
            <w:r>
              <w:rPr>
                <w:sz w:val="20"/>
              </w:rPr>
              <w:t>รายงานเจ้าหนี้ตามอายุ</w:t>
            </w:r>
          </w:p>
        </w:tc>
      </w:tr>
      <w:tr w:rsidR="002D4FF8" w14:paraId="1F923B38" w14:textId="77777777">
        <w:tc>
          <w:tcPr>
            <w:tcW w:w="4536" w:type="dxa"/>
            <w:shd w:val="clear" w:color="auto" w:fill="F0F4F8"/>
          </w:tcPr>
          <w:p w14:paraId="575FE3B3" w14:textId="77777777" w:rsidR="002D4FF8" w:rsidRDefault="00000000">
            <w:r>
              <w:rPr>
                <w:sz w:val="20"/>
              </w:rPr>
              <w:t>Payment Status on PO</w:t>
            </w:r>
          </w:p>
        </w:tc>
        <w:tc>
          <w:tcPr>
            <w:tcW w:w="4536" w:type="dxa"/>
            <w:shd w:val="clear" w:color="auto" w:fill="F0F4F8"/>
          </w:tcPr>
          <w:p w14:paraId="14AF2E5C" w14:textId="77777777" w:rsidR="002D4FF8" w:rsidRDefault="00000000">
            <w:r>
              <w:rPr>
                <w:sz w:val="20"/>
              </w:rPr>
              <w:t>UNPAID → PARTIAL → PAID</w:t>
            </w:r>
          </w:p>
        </w:tc>
      </w:tr>
    </w:tbl>
    <w:p w14:paraId="47F684DF" w14:textId="77777777" w:rsidR="002D4FF8" w:rsidRDefault="002D4FF8"/>
    <w:p w14:paraId="57543B53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 track การจ่ายเงินต่อ PO ไหม? หรือ track นอกระบบ?</w:t>
      </w:r>
    </w:p>
    <w:p w14:paraId="5574B099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A7C86D" w14:textId="77777777" w:rsidR="002D4FF8" w:rsidRDefault="00000000">
      <w:pPr>
        <w:pStyle w:val="Heading2"/>
      </w:pPr>
      <w:r>
        <w:t>C4. Budget Management (งบประมาณ)</w:t>
      </w:r>
    </w:p>
    <w:p w14:paraId="57C0FE8C" w14:textId="77777777" w:rsidR="002D4FF8" w:rsidRDefault="00000000">
      <w:r>
        <w:rPr>
          <w:b/>
        </w:rPr>
        <w:t>ปัญหา:</w:t>
      </w:r>
      <w:r>
        <w:t xml:space="preserve"> Cost Center มี overhead_rate แต่ยังไม่มี budget allocation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2E72E486" w14:textId="77777777">
        <w:tc>
          <w:tcPr>
            <w:tcW w:w="4536" w:type="dxa"/>
            <w:shd w:val="clear" w:color="auto" w:fill="003366"/>
          </w:tcPr>
          <w:p w14:paraId="21F231EE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63722E9B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5A9925B7" w14:textId="77777777">
        <w:tc>
          <w:tcPr>
            <w:tcW w:w="4536" w:type="dxa"/>
            <w:shd w:val="clear" w:color="auto" w:fill="F0F4F8"/>
          </w:tcPr>
          <w:p w14:paraId="08B5B7F5" w14:textId="77777777" w:rsidR="002D4FF8" w:rsidRDefault="00000000">
            <w:r>
              <w:rPr>
                <w:sz w:val="20"/>
              </w:rPr>
              <w:t>Budget per Cost Center</w:t>
            </w:r>
          </w:p>
        </w:tc>
        <w:tc>
          <w:tcPr>
            <w:tcW w:w="4536" w:type="dxa"/>
            <w:shd w:val="clear" w:color="auto" w:fill="F0F4F8"/>
          </w:tcPr>
          <w:p w14:paraId="3E5EEC39" w14:textId="77777777" w:rsidR="002D4FF8" w:rsidRDefault="00000000">
            <w:r>
              <w:rPr>
                <w:sz w:val="20"/>
              </w:rPr>
              <w:t>กำหนดงบประมาณต่อ Cost Center ต่อปี/ไตรมาส</w:t>
            </w:r>
          </w:p>
        </w:tc>
      </w:tr>
      <w:tr w:rsidR="002D4FF8" w14:paraId="038DDC54" w14:textId="77777777">
        <w:tc>
          <w:tcPr>
            <w:tcW w:w="4536" w:type="dxa"/>
          </w:tcPr>
          <w:p w14:paraId="4048C39C" w14:textId="77777777" w:rsidR="002D4FF8" w:rsidRDefault="00000000">
            <w:r>
              <w:rPr>
                <w:sz w:val="20"/>
              </w:rPr>
              <w:t>Budget vs Actual</w:t>
            </w:r>
          </w:p>
        </w:tc>
        <w:tc>
          <w:tcPr>
            <w:tcW w:w="4536" w:type="dxa"/>
          </w:tcPr>
          <w:p w14:paraId="42850140" w14:textId="77777777" w:rsidR="002D4FF8" w:rsidRDefault="00000000">
            <w:r>
              <w:rPr>
                <w:sz w:val="20"/>
              </w:rPr>
              <w:t>เปรียบเทียบงบกับค่าใช้จ่ายจริง</w:t>
            </w:r>
          </w:p>
        </w:tc>
      </w:tr>
      <w:tr w:rsidR="002D4FF8" w14:paraId="148CC0A7" w14:textId="77777777">
        <w:tc>
          <w:tcPr>
            <w:tcW w:w="4536" w:type="dxa"/>
            <w:shd w:val="clear" w:color="auto" w:fill="F0F4F8"/>
          </w:tcPr>
          <w:p w14:paraId="744A4174" w14:textId="77777777" w:rsidR="002D4FF8" w:rsidRDefault="00000000">
            <w:r>
              <w:rPr>
                <w:sz w:val="20"/>
              </w:rPr>
              <w:t>Budget Alert</w:t>
            </w:r>
          </w:p>
        </w:tc>
        <w:tc>
          <w:tcPr>
            <w:tcW w:w="4536" w:type="dxa"/>
            <w:shd w:val="clear" w:color="auto" w:fill="F0F4F8"/>
          </w:tcPr>
          <w:p w14:paraId="5FBDEF28" w14:textId="77777777" w:rsidR="002D4FF8" w:rsidRDefault="00000000">
            <w:r>
              <w:rPr>
                <w:sz w:val="20"/>
              </w:rPr>
              <w:t>แจ้งเตือนเมื่อใช้งบเกิน threshold</w:t>
            </w:r>
          </w:p>
        </w:tc>
      </w:tr>
    </w:tbl>
    <w:p w14:paraId="76C78874" w14:textId="77777777" w:rsidR="002D4FF8" w:rsidRDefault="002D4FF8"/>
    <w:p w14:paraId="5FCAB669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มีการตั้งงบประมาณต่อ Cost Center ไหม? ต้องการเปรียบเทียบ budget vs actual ไหม?</w:t>
      </w:r>
    </w:p>
    <w:p w14:paraId="7EC4C61D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F13CEC" w14:textId="77777777" w:rsidR="002D4FF8" w:rsidRDefault="00000000">
      <w:pPr>
        <w:pStyle w:val="Heading2"/>
      </w:pPr>
      <w:r>
        <w:t>C5. Tax Calculation (ภาษี)</w:t>
      </w:r>
    </w:p>
    <w:p w14:paraId="0ABB0347" w14:textId="77777777" w:rsidR="002D4FF8" w:rsidRDefault="00000000">
      <w:r>
        <w:rPr>
          <w:b/>
        </w:rPr>
        <w:t>ปัญหา:</w:t>
      </w:r>
      <w:r>
        <w:t xml:space="preserve"> ปัจจุบันไม่มีการคำนวณ VAT 7% บน PO/SO/Invoice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6F96E4A8" w14:textId="77777777">
        <w:tc>
          <w:tcPr>
            <w:tcW w:w="4536" w:type="dxa"/>
            <w:shd w:val="clear" w:color="auto" w:fill="003366"/>
          </w:tcPr>
          <w:p w14:paraId="43797097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24E13ABB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3E0CB0DB" w14:textId="77777777">
        <w:tc>
          <w:tcPr>
            <w:tcW w:w="4536" w:type="dxa"/>
            <w:shd w:val="clear" w:color="auto" w:fill="F0F4F8"/>
          </w:tcPr>
          <w:p w14:paraId="0ACF013D" w14:textId="77777777" w:rsidR="002D4FF8" w:rsidRDefault="00000000">
            <w:r>
              <w:rPr>
                <w:sz w:val="20"/>
              </w:rPr>
              <w:t>VAT 7%</w:t>
            </w:r>
          </w:p>
        </w:tc>
        <w:tc>
          <w:tcPr>
            <w:tcW w:w="4536" w:type="dxa"/>
            <w:shd w:val="clear" w:color="auto" w:fill="F0F4F8"/>
          </w:tcPr>
          <w:p w14:paraId="426F2C8B" w14:textId="77777777" w:rsidR="002D4FF8" w:rsidRDefault="00000000">
            <w:r>
              <w:rPr>
                <w:sz w:val="20"/>
              </w:rPr>
              <w:t>คำนวณ VAT อัตโนมัติบน PO, SO, Invoice</w:t>
            </w:r>
          </w:p>
        </w:tc>
      </w:tr>
      <w:tr w:rsidR="002D4FF8" w14:paraId="7D5100EB" w14:textId="77777777">
        <w:tc>
          <w:tcPr>
            <w:tcW w:w="4536" w:type="dxa"/>
          </w:tcPr>
          <w:p w14:paraId="07E98BAB" w14:textId="77777777" w:rsidR="002D4FF8" w:rsidRDefault="00000000">
            <w:r>
              <w:rPr>
                <w:sz w:val="20"/>
              </w:rPr>
              <w:t>Tax Report</w:t>
            </w:r>
          </w:p>
        </w:tc>
        <w:tc>
          <w:tcPr>
            <w:tcW w:w="4536" w:type="dxa"/>
          </w:tcPr>
          <w:p w14:paraId="259FC4E3" w14:textId="77777777" w:rsidR="002D4FF8" w:rsidRDefault="00000000">
            <w:r>
              <w:rPr>
                <w:sz w:val="20"/>
              </w:rPr>
              <w:t>รายงานภาษีซื้อ-ภาษีขาย</w:t>
            </w:r>
          </w:p>
        </w:tc>
      </w:tr>
      <w:tr w:rsidR="002D4FF8" w14:paraId="603697D2" w14:textId="77777777">
        <w:tc>
          <w:tcPr>
            <w:tcW w:w="4536" w:type="dxa"/>
            <w:shd w:val="clear" w:color="auto" w:fill="F0F4F8"/>
          </w:tcPr>
          <w:p w14:paraId="279D2A03" w14:textId="77777777" w:rsidR="002D4FF8" w:rsidRDefault="00000000">
            <w:r>
              <w:rPr>
                <w:sz w:val="20"/>
              </w:rPr>
              <w:t>Withholding Tax</w:t>
            </w:r>
          </w:p>
        </w:tc>
        <w:tc>
          <w:tcPr>
            <w:tcW w:w="4536" w:type="dxa"/>
            <w:shd w:val="clear" w:color="auto" w:fill="F0F4F8"/>
          </w:tcPr>
          <w:p w14:paraId="53618BA2" w14:textId="77777777" w:rsidR="002D4FF8" w:rsidRDefault="00000000">
            <w:r>
              <w:rPr>
                <w:sz w:val="20"/>
              </w:rPr>
              <w:t>หัก ณ ที่จ่าย</w:t>
            </w:r>
          </w:p>
        </w:tc>
      </w:tr>
    </w:tbl>
    <w:p w14:paraId="296B488E" w14:textId="77777777" w:rsidR="002D4FF8" w:rsidRDefault="002D4FF8"/>
    <w:p w14:paraId="13CB2D54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ธุรกิจคุณจด VAT ไหม? ต้องการหัก ณ ที่จ่ายไหม?</w:t>
      </w:r>
    </w:p>
    <w:p w14:paraId="7496BCC4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D48F75" w14:textId="77777777" w:rsidR="002D4FF8" w:rsidRDefault="00000000">
      <w:pPr>
        <w:pStyle w:val="Heading2"/>
      </w:pPr>
      <w:r>
        <w:t>C6. Multi-currency (หลายสกุลเงิน)</w:t>
      </w:r>
    </w:p>
    <w:p w14:paraId="569056D7" w14:textId="77777777" w:rsidR="002D4FF8" w:rsidRDefault="00000000">
      <w:r>
        <w:rPr>
          <w:b/>
        </w:rPr>
        <w:t>ปัจจุบัน:</w:t>
      </w:r>
      <w:r>
        <w:t xml:space="preserve"> รองรับเฉพาะ THB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0329EA74" w14:textId="77777777">
        <w:tc>
          <w:tcPr>
            <w:tcW w:w="4536" w:type="dxa"/>
            <w:shd w:val="clear" w:color="auto" w:fill="003366"/>
          </w:tcPr>
          <w:p w14:paraId="7A60600D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5E51CCC8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7CE64821" w14:textId="77777777">
        <w:tc>
          <w:tcPr>
            <w:tcW w:w="4536" w:type="dxa"/>
            <w:shd w:val="clear" w:color="auto" w:fill="F0F4F8"/>
          </w:tcPr>
          <w:p w14:paraId="7A1416CA" w14:textId="77777777" w:rsidR="002D4FF8" w:rsidRDefault="00000000">
            <w:r>
              <w:rPr>
                <w:sz w:val="20"/>
              </w:rPr>
              <w:t>Currency Master</w:t>
            </w:r>
          </w:p>
        </w:tc>
        <w:tc>
          <w:tcPr>
            <w:tcW w:w="4536" w:type="dxa"/>
            <w:shd w:val="clear" w:color="auto" w:fill="F0F4F8"/>
          </w:tcPr>
          <w:p w14:paraId="6FBB3B7E" w14:textId="77777777" w:rsidR="002D4FF8" w:rsidRDefault="00000000">
            <w:r>
              <w:rPr>
                <w:sz w:val="20"/>
              </w:rPr>
              <w:t>สกุลเงิน + อัตราแลกเปลี่ยน</w:t>
            </w:r>
          </w:p>
        </w:tc>
      </w:tr>
      <w:tr w:rsidR="002D4FF8" w14:paraId="151A7252" w14:textId="77777777">
        <w:tc>
          <w:tcPr>
            <w:tcW w:w="4536" w:type="dxa"/>
          </w:tcPr>
          <w:p w14:paraId="296A27D4" w14:textId="77777777" w:rsidR="002D4FF8" w:rsidRDefault="00000000">
            <w:r>
              <w:rPr>
                <w:sz w:val="20"/>
              </w:rPr>
              <w:t>PO/SO Currency</w:t>
            </w:r>
          </w:p>
        </w:tc>
        <w:tc>
          <w:tcPr>
            <w:tcW w:w="4536" w:type="dxa"/>
          </w:tcPr>
          <w:p w14:paraId="6886C402" w14:textId="77777777" w:rsidR="002D4FF8" w:rsidRDefault="00000000">
            <w:r>
              <w:rPr>
                <w:sz w:val="20"/>
              </w:rPr>
              <w:t>เลือกสกุลเงินต่อ document</w:t>
            </w:r>
          </w:p>
        </w:tc>
      </w:tr>
      <w:tr w:rsidR="002D4FF8" w14:paraId="5D7498B5" w14:textId="77777777">
        <w:tc>
          <w:tcPr>
            <w:tcW w:w="4536" w:type="dxa"/>
            <w:shd w:val="clear" w:color="auto" w:fill="F0F4F8"/>
          </w:tcPr>
          <w:p w14:paraId="32A0755A" w14:textId="77777777" w:rsidR="002D4FF8" w:rsidRDefault="00000000">
            <w:r>
              <w:rPr>
                <w:sz w:val="20"/>
              </w:rPr>
              <w:t>Auto Convert</w:t>
            </w:r>
          </w:p>
        </w:tc>
        <w:tc>
          <w:tcPr>
            <w:tcW w:w="4536" w:type="dxa"/>
            <w:shd w:val="clear" w:color="auto" w:fill="F0F4F8"/>
          </w:tcPr>
          <w:p w14:paraId="50C2D510" w14:textId="77777777" w:rsidR="002D4FF8" w:rsidRDefault="00000000">
            <w:r>
              <w:rPr>
                <w:sz w:val="20"/>
              </w:rPr>
              <w:t>แปลงเป็น THB ตามอัตราแลกเปลี่ยน</w:t>
            </w:r>
          </w:p>
        </w:tc>
      </w:tr>
    </w:tbl>
    <w:p w14:paraId="5D13460C" w14:textId="77777777" w:rsidR="002D4FF8" w:rsidRDefault="002D4FF8"/>
    <w:p w14:paraId="47732296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มีธุรกรรมต่างประเทศไหม? ซื้อ/ขายเป็น USD หรือสกุลอื่นไหม?</w:t>
      </w:r>
    </w:p>
    <w:p w14:paraId="2702A15F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F57AED" w14:textId="77777777" w:rsidR="002D4FF8" w:rsidRDefault="00000000">
      <w:pPr>
        <w:pStyle w:val="Heading2"/>
      </w:pPr>
      <w:r>
        <w:t>C7. WO Gantt Chart / Visual Timeline</w:t>
      </w:r>
    </w:p>
    <w:p w14:paraId="26799F87" w14:textId="77777777" w:rsidR="002D4FF8" w:rsidRDefault="00000000">
      <w:r>
        <w:rPr>
          <w:b/>
        </w:rPr>
        <w:t>ปัจจุบัน:</w:t>
      </w:r>
      <w:r>
        <w:t xml:space="preserve"> Planning มี Daily Plan แต่ไม่มี visual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18888EE2" w14:textId="77777777">
        <w:tc>
          <w:tcPr>
            <w:tcW w:w="4536" w:type="dxa"/>
            <w:shd w:val="clear" w:color="auto" w:fill="003366"/>
          </w:tcPr>
          <w:p w14:paraId="22E9D82F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00174A43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2BA3B545" w14:textId="77777777">
        <w:tc>
          <w:tcPr>
            <w:tcW w:w="4536" w:type="dxa"/>
            <w:shd w:val="clear" w:color="auto" w:fill="F0F4F8"/>
          </w:tcPr>
          <w:p w14:paraId="49DE43D4" w14:textId="77777777" w:rsidR="002D4FF8" w:rsidRDefault="00000000">
            <w:r>
              <w:rPr>
                <w:sz w:val="20"/>
              </w:rPr>
              <w:lastRenderedPageBreak/>
              <w:t>Gantt Chart</w:t>
            </w:r>
          </w:p>
        </w:tc>
        <w:tc>
          <w:tcPr>
            <w:tcW w:w="4536" w:type="dxa"/>
            <w:shd w:val="clear" w:color="auto" w:fill="F0F4F8"/>
          </w:tcPr>
          <w:p w14:paraId="6EDCE756" w14:textId="77777777" w:rsidR="002D4FF8" w:rsidRDefault="00000000">
            <w:r>
              <w:rPr>
                <w:sz w:val="20"/>
              </w:rPr>
              <w:t>แสดง WO timeline แบบ visual</w:t>
            </w:r>
          </w:p>
        </w:tc>
      </w:tr>
      <w:tr w:rsidR="002D4FF8" w14:paraId="43BC7997" w14:textId="77777777">
        <w:tc>
          <w:tcPr>
            <w:tcW w:w="4536" w:type="dxa"/>
          </w:tcPr>
          <w:p w14:paraId="426DE89D" w14:textId="77777777" w:rsidR="002D4FF8" w:rsidRDefault="00000000">
            <w:r>
              <w:rPr>
                <w:sz w:val="20"/>
              </w:rPr>
              <w:t>Drag &amp; Drop</w:t>
            </w:r>
          </w:p>
        </w:tc>
        <w:tc>
          <w:tcPr>
            <w:tcW w:w="4536" w:type="dxa"/>
          </w:tcPr>
          <w:p w14:paraId="0D81B2FE" w14:textId="77777777" w:rsidR="002D4FF8" w:rsidRDefault="00000000">
            <w:r>
              <w:rPr>
                <w:sz w:val="20"/>
              </w:rPr>
              <w:t>ลาก WO เพื่อเปลี่ยนวันที่</w:t>
            </w:r>
          </w:p>
        </w:tc>
      </w:tr>
      <w:tr w:rsidR="002D4FF8" w14:paraId="5CF2E063" w14:textId="77777777">
        <w:tc>
          <w:tcPr>
            <w:tcW w:w="4536" w:type="dxa"/>
            <w:shd w:val="clear" w:color="auto" w:fill="F0F4F8"/>
          </w:tcPr>
          <w:p w14:paraId="30915BFD" w14:textId="77777777" w:rsidR="002D4FF8" w:rsidRDefault="00000000">
            <w:r>
              <w:rPr>
                <w:sz w:val="20"/>
              </w:rPr>
              <w:t>Resource View</w:t>
            </w:r>
          </w:p>
        </w:tc>
        <w:tc>
          <w:tcPr>
            <w:tcW w:w="4536" w:type="dxa"/>
            <w:shd w:val="clear" w:color="auto" w:fill="F0F4F8"/>
          </w:tcPr>
          <w:p w14:paraId="5382D359" w14:textId="77777777" w:rsidR="002D4FF8" w:rsidRDefault="00000000">
            <w:r>
              <w:rPr>
                <w:sz w:val="20"/>
              </w:rPr>
              <w:t>ดูว่าพนักงาน/เครื่องมือถูกจัดที่ไหน</w:t>
            </w:r>
          </w:p>
        </w:tc>
      </w:tr>
    </w:tbl>
    <w:p w14:paraId="6C9714BF" w14:textId="77777777" w:rsidR="002D4FF8" w:rsidRDefault="002D4FF8"/>
    <w:p w14:paraId="7B03DAF8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ต้องการ Gantt chart สำหรับวางแผนงานไหม?</w:t>
      </w:r>
    </w:p>
    <w:p w14:paraId="5DF45866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F02816" w14:textId="77777777" w:rsidR="002D4FF8" w:rsidRDefault="00000000">
      <w:pPr>
        <w:pStyle w:val="Heading2"/>
      </w:pPr>
      <w:r>
        <w:t>C8. Employee Self-service</w:t>
      </w:r>
    </w:p>
    <w:p w14:paraId="753E7E19" w14:textId="77777777" w:rsidR="002D4FF8" w:rsidRDefault="00000000">
      <w:r>
        <w:rPr>
          <w:b/>
        </w:rPr>
        <w:t>ปัจจุบัน:</w:t>
      </w:r>
      <w:r>
        <w:t xml:space="preserve"> พนักงานเปลี่ยนรหัสผ่าน/แก้ไขข้อมูลส่วนตัว/ดู payslip ไม่ได้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2952EFF9" w14:textId="77777777">
        <w:tc>
          <w:tcPr>
            <w:tcW w:w="4536" w:type="dxa"/>
            <w:shd w:val="clear" w:color="auto" w:fill="003366"/>
          </w:tcPr>
          <w:p w14:paraId="7978886E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36" w:type="dxa"/>
            <w:shd w:val="clear" w:color="auto" w:fill="003366"/>
          </w:tcPr>
          <w:p w14:paraId="2016E4C4" w14:textId="77777777" w:rsidR="002D4FF8" w:rsidRDefault="00000000"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2D4FF8" w14:paraId="4B648637" w14:textId="77777777">
        <w:tc>
          <w:tcPr>
            <w:tcW w:w="4536" w:type="dxa"/>
            <w:shd w:val="clear" w:color="auto" w:fill="F0F4F8"/>
          </w:tcPr>
          <w:p w14:paraId="6DCCE2D8" w14:textId="77777777" w:rsidR="002D4FF8" w:rsidRDefault="00000000">
            <w:r>
              <w:rPr>
                <w:sz w:val="20"/>
              </w:rPr>
              <w:t>Change Password</w:t>
            </w:r>
          </w:p>
        </w:tc>
        <w:tc>
          <w:tcPr>
            <w:tcW w:w="4536" w:type="dxa"/>
            <w:shd w:val="clear" w:color="auto" w:fill="F0F4F8"/>
          </w:tcPr>
          <w:p w14:paraId="68276BEE" w14:textId="77777777" w:rsidR="002D4FF8" w:rsidRDefault="00000000">
            <w:r>
              <w:rPr>
                <w:sz w:val="20"/>
              </w:rPr>
              <w:t>เปลี่ยนรหัสผ่านเอง</w:t>
            </w:r>
          </w:p>
        </w:tc>
      </w:tr>
      <w:tr w:rsidR="002D4FF8" w14:paraId="32185298" w14:textId="77777777">
        <w:tc>
          <w:tcPr>
            <w:tcW w:w="4536" w:type="dxa"/>
          </w:tcPr>
          <w:p w14:paraId="6A7DD660" w14:textId="77777777" w:rsidR="002D4FF8" w:rsidRDefault="00000000">
            <w:r>
              <w:rPr>
                <w:sz w:val="20"/>
              </w:rPr>
              <w:t>Edit Profile</w:t>
            </w:r>
          </w:p>
        </w:tc>
        <w:tc>
          <w:tcPr>
            <w:tcW w:w="4536" w:type="dxa"/>
          </w:tcPr>
          <w:p w14:paraId="78961E60" w14:textId="77777777" w:rsidR="002D4FF8" w:rsidRDefault="00000000">
            <w:r>
              <w:rPr>
                <w:sz w:val="20"/>
              </w:rPr>
              <w:t>แก้ไขข้อมูลส่วนตัว (เบอร์โทร, ที่อยู่)</w:t>
            </w:r>
          </w:p>
        </w:tc>
      </w:tr>
      <w:tr w:rsidR="002D4FF8" w14:paraId="74A2E685" w14:textId="77777777">
        <w:tc>
          <w:tcPr>
            <w:tcW w:w="4536" w:type="dxa"/>
            <w:shd w:val="clear" w:color="auto" w:fill="F0F4F8"/>
          </w:tcPr>
          <w:p w14:paraId="6A2565A9" w14:textId="77777777" w:rsidR="002D4FF8" w:rsidRDefault="00000000">
            <w:r>
              <w:rPr>
                <w:sz w:val="20"/>
              </w:rPr>
              <w:t>View Payslip</w:t>
            </w:r>
          </w:p>
        </w:tc>
        <w:tc>
          <w:tcPr>
            <w:tcW w:w="4536" w:type="dxa"/>
            <w:shd w:val="clear" w:color="auto" w:fill="F0F4F8"/>
          </w:tcPr>
          <w:p w14:paraId="37B9F96F" w14:textId="77777777" w:rsidR="002D4FF8" w:rsidRDefault="00000000">
            <w:r>
              <w:rPr>
                <w:sz w:val="20"/>
              </w:rPr>
              <w:t>ดู payslip ของตัวเอง</w:t>
            </w:r>
          </w:p>
        </w:tc>
      </w:tr>
    </w:tbl>
    <w:p w14:paraId="28727C4C" w14:textId="77777777" w:rsidR="002D4FF8" w:rsidRDefault="002D4FF8"/>
    <w:p w14:paraId="4B172C60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พนักงานควรเปลี่ยนรหัสผ่านเองได้ไหม? ต้องการดู payslip เองไหม?</w:t>
      </w:r>
    </w:p>
    <w:p w14:paraId="530E44A0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6BA196" w14:textId="77777777" w:rsidR="002D4FF8" w:rsidRDefault="00000000">
      <w:pPr>
        <w:pStyle w:val="Heading1"/>
      </w:pPr>
      <w:r>
        <w:t>ส่วน D — ลำดับความสำคัญที่แนะนำ</w:t>
      </w:r>
    </w:p>
    <w:p w14:paraId="6D22F42C" w14:textId="77777777" w:rsidR="002D4FF8" w:rsidRDefault="00000000">
      <w:r>
        <w:t>จากสิ่งที่มีอยู่ สิ่งที่ขาด และ UX issues ที่พบ แนะนำลำดับดังนี้: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D4FF8" w14:paraId="018AE471" w14:textId="77777777">
        <w:tc>
          <w:tcPr>
            <w:tcW w:w="3024" w:type="dxa"/>
            <w:shd w:val="clear" w:color="auto" w:fill="003366"/>
          </w:tcPr>
          <w:p w14:paraId="70FE1F69" w14:textId="77777777" w:rsidR="002D4FF8" w:rsidRDefault="00000000">
            <w:r>
              <w:rPr>
                <w:b/>
                <w:color w:val="FFFFFF"/>
                <w:sz w:val="20"/>
              </w:rPr>
              <w:t>ลำดับ</w:t>
            </w:r>
          </w:p>
        </w:tc>
        <w:tc>
          <w:tcPr>
            <w:tcW w:w="3024" w:type="dxa"/>
            <w:shd w:val="clear" w:color="auto" w:fill="003366"/>
          </w:tcPr>
          <w:p w14:paraId="600800D8" w14:textId="77777777" w:rsidR="002D4FF8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024" w:type="dxa"/>
            <w:shd w:val="clear" w:color="auto" w:fill="003366"/>
          </w:tcPr>
          <w:p w14:paraId="2E15487E" w14:textId="77777777" w:rsidR="002D4FF8" w:rsidRDefault="00000000">
            <w:r>
              <w:rPr>
                <w:b/>
                <w:color w:val="FFFFFF"/>
                <w:sz w:val="20"/>
              </w:rPr>
              <w:t>เหตุผล</w:t>
            </w:r>
          </w:p>
        </w:tc>
      </w:tr>
      <w:tr w:rsidR="002D4FF8" w14:paraId="090D5A26" w14:textId="77777777">
        <w:tc>
          <w:tcPr>
            <w:tcW w:w="3024" w:type="dxa"/>
            <w:shd w:val="clear" w:color="auto" w:fill="F0F4F8"/>
          </w:tcPr>
          <w:p w14:paraId="486A6E49" w14:textId="77777777" w:rsidR="002D4FF8" w:rsidRDefault="00000000">
            <w:r>
              <w:rPr>
                <w:sz w:val="20"/>
              </w:rPr>
              <w:t>1</w:t>
            </w:r>
          </w:p>
        </w:tc>
        <w:tc>
          <w:tcPr>
            <w:tcW w:w="3024" w:type="dxa"/>
            <w:shd w:val="clear" w:color="auto" w:fill="F0F4F8"/>
          </w:tcPr>
          <w:p w14:paraId="3615B8F1" w14:textId="77777777" w:rsidR="002D4FF8" w:rsidRDefault="00000000">
            <w:r>
              <w:rPr>
                <w:sz w:val="20"/>
              </w:rPr>
              <w:t>Export &amp; Print (B3)</w:t>
            </w:r>
          </w:p>
        </w:tc>
        <w:tc>
          <w:tcPr>
            <w:tcW w:w="3024" w:type="dxa"/>
            <w:shd w:val="clear" w:color="auto" w:fill="F0F4F8"/>
          </w:tcPr>
          <w:p w14:paraId="7A64D35C" w14:textId="77777777" w:rsidR="002D4FF8" w:rsidRDefault="00000000">
            <w:r>
              <w:rPr>
                <w:sz w:val="20"/>
              </w:rPr>
              <w:t>ผู้ใช้ต้องการ print PO/SO/Payslip ทุกวัน — เป็น daily need ที่ขาดไม่ได้</w:t>
            </w:r>
          </w:p>
        </w:tc>
      </w:tr>
      <w:tr w:rsidR="002D4FF8" w14:paraId="0F6D8ED5" w14:textId="77777777">
        <w:tc>
          <w:tcPr>
            <w:tcW w:w="3024" w:type="dxa"/>
          </w:tcPr>
          <w:p w14:paraId="604822AB" w14:textId="77777777" w:rsidR="002D4FF8" w:rsidRDefault="00000000">
            <w:r>
              <w:rPr>
                <w:sz w:val="20"/>
              </w:rPr>
              <w:t>2</w:t>
            </w:r>
          </w:p>
        </w:tc>
        <w:tc>
          <w:tcPr>
            <w:tcW w:w="3024" w:type="dxa"/>
          </w:tcPr>
          <w:p w14:paraId="4A66E32C" w14:textId="77777777" w:rsidR="002D4FF8" w:rsidRDefault="00000000">
            <w:r>
              <w:rPr>
                <w:sz w:val="20"/>
              </w:rPr>
              <w:t>Cross-cutting UX Fix (A5)</w:t>
            </w:r>
          </w:p>
        </w:tc>
        <w:tc>
          <w:tcPr>
            <w:tcW w:w="3024" w:type="dxa"/>
          </w:tcPr>
          <w:p w14:paraId="6825DBC9" w14:textId="77777777" w:rsidR="002D4FF8" w:rsidRDefault="00000000">
            <w:r>
              <w:rPr>
                <w:sz w:val="20"/>
              </w:rPr>
              <w:t>แก้ Select limit:500, error handling, loading states — กระทบทุก module</w:t>
            </w:r>
          </w:p>
        </w:tc>
      </w:tr>
      <w:tr w:rsidR="002D4FF8" w14:paraId="3C5DBA5E" w14:textId="77777777">
        <w:tc>
          <w:tcPr>
            <w:tcW w:w="3024" w:type="dxa"/>
            <w:shd w:val="clear" w:color="auto" w:fill="F0F4F8"/>
          </w:tcPr>
          <w:p w14:paraId="790D2890" w14:textId="77777777" w:rsidR="002D4FF8" w:rsidRDefault="00000000">
            <w:r>
              <w:rPr>
                <w:sz w:val="20"/>
              </w:rPr>
              <w:t>3</w:t>
            </w:r>
          </w:p>
        </w:tc>
        <w:tc>
          <w:tcPr>
            <w:tcW w:w="3024" w:type="dxa"/>
            <w:shd w:val="clear" w:color="auto" w:fill="F0F4F8"/>
          </w:tcPr>
          <w:p w14:paraId="08DA1C72" w14:textId="77777777" w:rsidR="002D4FF8" w:rsidRDefault="00000000">
            <w:r>
              <w:rPr>
                <w:sz w:val="20"/>
              </w:rPr>
              <w:t>Tax Calculation (C5)</w:t>
            </w:r>
          </w:p>
        </w:tc>
        <w:tc>
          <w:tcPr>
            <w:tcW w:w="3024" w:type="dxa"/>
            <w:shd w:val="clear" w:color="auto" w:fill="F0F4F8"/>
          </w:tcPr>
          <w:p w14:paraId="3281E5E8" w14:textId="77777777" w:rsidR="002D4FF8" w:rsidRDefault="00000000">
            <w:r>
              <w:rPr>
                <w:sz w:val="20"/>
              </w:rPr>
              <w:t>VAT 7% จำเป็นก่อน production — กระทบ PO/SO/Invoice ทั้งหมด</w:t>
            </w:r>
          </w:p>
        </w:tc>
      </w:tr>
      <w:tr w:rsidR="002D4FF8" w14:paraId="5696D6CB" w14:textId="77777777">
        <w:tc>
          <w:tcPr>
            <w:tcW w:w="3024" w:type="dxa"/>
          </w:tcPr>
          <w:p w14:paraId="72C36DC1" w14:textId="77777777" w:rsidR="002D4FF8" w:rsidRDefault="00000000">
            <w:r>
              <w:rPr>
                <w:sz w:val="20"/>
              </w:rPr>
              <w:t>4</w:t>
            </w:r>
          </w:p>
        </w:tc>
        <w:tc>
          <w:tcPr>
            <w:tcW w:w="3024" w:type="dxa"/>
          </w:tcPr>
          <w:p w14:paraId="4E567B80" w14:textId="77777777" w:rsidR="002D4FF8" w:rsidRDefault="00000000">
            <w:r>
              <w:rPr>
                <w:sz w:val="20"/>
              </w:rPr>
              <w:t>Dashboard &amp; Analytics (B1)</w:t>
            </w:r>
          </w:p>
        </w:tc>
        <w:tc>
          <w:tcPr>
            <w:tcW w:w="3024" w:type="dxa"/>
          </w:tcPr>
          <w:p w14:paraId="66CCB70A" w14:textId="77777777" w:rsidR="002D4FF8" w:rsidRDefault="00000000">
            <w:r>
              <w:rPr>
                <w:sz w:val="20"/>
              </w:rPr>
              <w:t>ระบบมีข้อมูลครบแล้ว แต่ยังไม่มี visualization — เป็น quick win</w:t>
            </w:r>
          </w:p>
        </w:tc>
      </w:tr>
      <w:tr w:rsidR="002D4FF8" w14:paraId="720E88FE" w14:textId="77777777">
        <w:tc>
          <w:tcPr>
            <w:tcW w:w="3024" w:type="dxa"/>
            <w:shd w:val="clear" w:color="auto" w:fill="F0F4F8"/>
          </w:tcPr>
          <w:p w14:paraId="73BB139E" w14:textId="77777777" w:rsidR="002D4FF8" w:rsidRDefault="00000000">
            <w:r>
              <w:rPr>
                <w:sz w:val="20"/>
              </w:rPr>
              <w:t>5</w:t>
            </w:r>
          </w:p>
        </w:tc>
        <w:tc>
          <w:tcPr>
            <w:tcW w:w="3024" w:type="dxa"/>
            <w:shd w:val="clear" w:color="auto" w:fill="F0F4F8"/>
          </w:tcPr>
          <w:p w14:paraId="6AEC877C" w14:textId="77777777" w:rsidR="002D4FF8" w:rsidRDefault="00000000">
            <w:r>
              <w:rPr>
                <w:sz w:val="20"/>
              </w:rPr>
              <w:t>Notification Center (B2)</w:t>
            </w:r>
          </w:p>
        </w:tc>
        <w:tc>
          <w:tcPr>
            <w:tcW w:w="3024" w:type="dxa"/>
            <w:shd w:val="clear" w:color="auto" w:fill="F0F4F8"/>
          </w:tcPr>
          <w:p w14:paraId="0F16A041" w14:textId="77777777" w:rsidR="002D4FF8" w:rsidRDefault="00000000">
            <w:r>
              <w:rPr>
                <w:sz w:val="20"/>
              </w:rPr>
              <w:t>ลดการ "เข้าไปดู" ว่ามีอะไรรอ — เพิ่ม productivity</w:t>
            </w:r>
          </w:p>
        </w:tc>
      </w:tr>
      <w:tr w:rsidR="002D4FF8" w14:paraId="01AAFB69" w14:textId="77777777">
        <w:tc>
          <w:tcPr>
            <w:tcW w:w="3024" w:type="dxa"/>
          </w:tcPr>
          <w:p w14:paraId="32AA7EFF" w14:textId="77777777" w:rsidR="002D4FF8" w:rsidRDefault="00000000">
            <w:r>
              <w:rPr>
                <w:sz w:val="20"/>
              </w:rPr>
              <w:t>6</w:t>
            </w:r>
          </w:p>
        </w:tc>
        <w:tc>
          <w:tcPr>
            <w:tcW w:w="3024" w:type="dxa"/>
          </w:tcPr>
          <w:p w14:paraId="51D6C6E4" w14:textId="77777777" w:rsidR="002D4FF8" w:rsidRDefault="00000000">
            <w:r>
              <w:rPr>
                <w:sz w:val="20"/>
              </w:rPr>
              <w:t>Employee Self-service (C8)</w:t>
            </w:r>
          </w:p>
        </w:tc>
        <w:tc>
          <w:tcPr>
            <w:tcW w:w="3024" w:type="dxa"/>
          </w:tcPr>
          <w:p w14:paraId="3798F2E5" w14:textId="77777777" w:rsidR="002D4FF8" w:rsidRDefault="00000000">
            <w:r>
              <w:rPr>
                <w:sz w:val="20"/>
              </w:rPr>
              <w:t>พื้นฐานที่ขาด — เปลี่ยนรหัสผ่าน, ดู payslip</w:t>
            </w:r>
          </w:p>
        </w:tc>
      </w:tr>
      <w:tr w:rsidR="002D4FF8" w14:paraId="60097267" w14:textId="77777777">
        <w:tc>
          <w:tcPr>
            <w:tcW w:w="3024" w:type="dxa"/>
            <w:shd w:val="clear" w:color="auto" w:fill="F0F4F8"/>
          </w:tcPr>
          <w:p w14:paraId="177B91CF" w14:textId="77777777" w:rsidR="002D4FF8" w:rsidRDefault="00000000">
            <w:r>
              <w:rPr>
                <w:sz w:val="20"/>
              </w:rPr>
              <w:t>7</w:t>
            </w:r>
          </w:p>
        </w:tc>
        <w:tc>
          <w:tcPr>
            <w:tcW w:w="3024" w:type="dxa"/>
            <w:shd w:val="clear" w:color="auto" w:fill="F0F4F8"/>
          </w:tcPr>
          <w:p w14:paraId="7A95818C" w14:textId="77777777" w:rsidR="002D4FF8" w:rsidRDefault="00000000">
            <w:r>
              <w:rPr>
                <w:sz w:val="20"/>
              </w:rPr>
              <w:t>Invoice/Billing (C1) + Delivery Order (C2)</w:t>
            </w:r>
          </w:p>
        </w:tc>
        <w:tc>
          <w:tcPr>
            <w:tcW w:w="3024" w:type="dxa"/>
            <w:shd w:val="clear" w:color="auto" w:fill="F0F4F8"/>
          </w:tcPr>
          <w:p w14:paraId="5497D66A" w14:textId="77777777" w:rsidR="002D4FF8" w:rsidRDefault="00000000">
            <w:r>
              <w:rPr>
                <w:sz w:val="20"/>
              </w:rPr>
              <w:t>ปิด revenue cycle ให้ครบ (SO → DO → Invoice → Payment)</w:t>
            </w:r>
          </w:p>
        </w:tc>
      </w:tr>
      <w:tr w:rsidR="002D4FF8" w14:paraId="6951D33E" w14:textId="77777777">
        <w:tc>
          <w:tcPr>
            <w:tcW w:w="3024" w:type="dxa"/>
          </w:tcPr>
          <w:p w14:paraId="6576C7B6" w14:textId="77777777" w:rsidR="002D4FF8" w:rsidRDefault="00000000">
            <w:r>
              <w:rPr>
                <w:sz w:val="20"/>
              </w:rPr>
              <w:t>8</w:t>
            </w:r>
          </w:p>
        </w:tc>
        <w:tc>
          <w:tcPr>
            <w:tcW w:w="3024" w:type="dxa"/>
          </w:tcPr>
          <w:p w14:paraId="18D87958" w14:textId="77777777" w:rsidR="002D4FF8" w:rsidRDefault="00000000">
            <w:r>
              <w:rPr>
                <w:sz w:val="20"/>
              </w:rPr>
              <w:t>Mobile Responsive (B5)</w:t>
            </w:r>
          </w:p>
        </w:tc>
        <w:tc>
          <w:tcPr>
            <w:tcW w:w="3024" w:type="dxa"/>
          </w:tcPr>
          <w:p w14:paraId="43B3F1D8" w14:textId="77777777" w:rsidR="002D4FF8" w:rsidRDefault="00000000">
            <w:r>
              <w:rPr>
                <w:sz w:val="20"/>
              </w:rPr>
              <w:t>Staff ต้องกรอก Daily Report จากหน้างาน</w:t>
            </w:r>
          </w:p>
        </w:tc>
      </w:tr>
      <w:tr w:rsidR="002D4FF8" w14:paraId="0CB5BED5" w14:textId="77777777">
        <w:tc>
          <w:tcPr>
            <w:tcW w:w="3024" w:type="dxa"/>
            <w:shd w:val="clear" w:color="auto" w:fill="F0F4F8"/>
          </w:tcPr>
          <w:p w14:paraId="0321E152" w14:textId="77777777" w:rsidR="002D4FF8" w:rsidRDefault="00000000">
            <w:r>
              <w:rPr>
                <w:sz w:val="20"/>
              </w:rPr>
              <w:t>9</w:t>
            </w:r>
          </w:p>
        </w:tc>
        <w:tc>
          <w:tcPr>
            <w:tcW w:w="3024" w:type="dxa"/>
            <w:shd w:val="clear" w:color="auto" w:fill="F0F4F8"/>
          </w:tcPr>
          <w:p w14:paraId="45CDBA91" w14:textId="77777777" w:rsidR="002D4FF8" w:rsidRDefault="00000000">
            <w:r>
              <w:rPr>
                <w:sz w:val="20"/>
              </w:rPr>
              <w:t>Security (B6)</w:t>
            </w:r>
          </w:p>
        </w:tc>
        <w:tc>
          <w:tcPr>
            <w:tcW w:w="3024" w:type="dxa"/>
            <w:shd w:val="clear" w:color="auto" w:fill="F0F4F8"/>
          </w:tcPr>
          <w:p w14:paraId="007B13DD" w14:textId="77777777" w:rsidR="002D4FF8" w:rsidRDefault="00000000">
            <w:r>
              <w:rPr>
                <w:sz w:val="20"/>
              </w:rPr>
              <w:t>สำคัญก่อน production scale</w:t>
            </w:r>
          </w:p>
        </w:tc>
      </w:tr>
      <w:tr w:rsidR="002D4FF8" w14:paraId="18033E01" w14:textId="77777777">
        <w:tc>
          <w:tcPr>
            <w:tcW w:w="3024" w:type="dxa"/>
          </w:tcPr>
          <w:p w14:paraId="3366B80A" w14:textId="77777777" w:rsidR="002D4FF8" w:rsidRDefault="00000000">
            <w:r>
              <w:rPr>
                <w:sz w:val="20"/>
              </w:rPr>
              <w:t>10</w:t>
            </w:r>
          </w:p>
        </w:tc>
        <w:tc>
          <w:tcPr>
            <w:tcW w:w="3024" w:type="dxa"/>
          </w:tcPr>
          <w:p w14:paraId="06AF21A1" w14:textId="77777777" w:rsidR="002D4FF8" w:rsidRDefault="00000000">
            <w:r>
              <w:rPr>
                <w:sz w:val="20"/>
              </w:rPr>
              <w:t>AI Performance (B7)</w:t>
            </w:r>
          </w:p>
        </w:tc>
        <w:tc>
          <w:tcPr>
            <w:tcW w:w="3024" w:type="dxa"/>
          </w:tcPr>
          <w:p w14:paraId="07A9CBFC" w14:textId="77777777" w:rsidR="002D4FF8" w:rsidRDefault="00000000">
            <w:r>
              <w:rPr>
                <w:sz w:val="20"/>
              </w:rPr>
              <w:t>Nice-to-have, ทำทีหลังได้</w:t>
            </w:r>
          </w:p>
        </w:tc>
      </w:tr>
    </w:tbl>
    <w:p w14:paraId="4F6E7814" w14:textId="77777777" w:rsidR="002D4FF8" w:rsidRDefault="002D4FF8"/>
    <w:p w14:paraId="5C0172F0" w14:textId="77777777" w:rsidR="002D4FF8" w:rsidRDefault="00000000">
      <w:pPr>
        <w:spacing w:before="120" w:after="120"/>
        <w:ind w:left="567"/>
      </w:pPr>
      <w:r>
        <w:t xml:space="preserve">💬 </w:t>
      </w:r>
      <w:r>
        <w:rPr>
          <w:b/>
          <w:color w:val="0064B4"/>
        </w:rPr>
        <w:t>คุณเห็นด้วยกับลำดับนี้ไหม? อยากปรับอะไร?</w:t>
      </w:r>
    </w:p>
    <w:p w14:paraId="3EA35746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57FC76" w14:textId="77777777" w:rsidR="002D4FF8" w:rsidRDefault="00000000">
      <w:pPr>
        <w:pStyle w:val="Heading1"/>
      </w:pPr>
      <w:r>
        <w:t>คำศัพท์ (Glossary)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D4FF8" w14:paraId="3F947A86" w14:textId="77777777">
        <w:tc>
          <w:tcPr>
            <w:tcW w:w="4536" w:type="dxa"/>
            <w:shd w:val="clear" w:color="auto" w:fill="003366"/>
          </w:tcPr>
          <w:p w14:paraId="197D0127" w14:textId="77777777" w:rsidR="002D4FF8" w:rsidRDefault="00000000">
            <w:r>
              <w:rPr>
                <w:b/>
                <w:color w:val="FFFFFF"/>
                <w:sz w:val="20"/>
              </w:rPr>
              <w:t>คำ</w:t>
            </w:r>
          </w:p>
        </w:tc>
        <w:tc>
          <w:tcPr>
            <w:tcW w:w="4536" w:type="dxa"/>
            <w:shd w:val="clear" w:color="auto" w:fill="003366"/>
          </w:tcPr>
          <w:p w14:paraId="6BA1F72D" w14:textId="77777777" w:rsidR="002D4FF8" w:rsidRDefault="00000000">
            <w:r>
              <w:rPr>
                <w:b/>
                <w:color w:val="FFFFFF"/>
                <w:sz w:val="20"/>
              </w:rPr>
              <w:t>ความหมาย</w:t>
            </w:r>
          </w:p>
        </w:tc>
      </w:tr>
      <w:tr w:rsidR="002D4FF8" w14:paraId="0920D5FE" w14:textId="77777777">
        <w:tc>
          <w:tcPr>
            <w:tcW w:w="4536" w:type="dxa"/>
            <w:shd w:val="clear" w:color="auto" w:fill="F0F4F8"/>
          </w:tcPr>
          <w:p w14:paraId="3E2D4637" w14:textId="77777777" w:rsidR="002D4FF8" w:rsidRDefault="00000000">
            <w:r>
              <w:rPr>
                <w:sz w:val="20"/>
              </w:rPr>
              <w:t>PR</w:t>
            </w:r>
          </w:p>
        </w:tc>
        <w:tc>
          <w:tcPr>
            <w:tcW w:w="4536" w:type="dxa"/>
            <w:shd w:val="clear" w:color="auto" w:fill="F0F4F8"/>
          </w:tcPr>
          <w:p w14:paraId="69EB7628" w14:textId="77777777" w:rsidR="002D4FF8" w:rsidRDefault="00000000">
            <w:r>
              <w:rPr>
                <w:sz w:val="20"/>
              </w:rPr>
              <w:t>Purchase Requisition — ใบขอซื้อ</w:t>
            </w:r>
          </w:p>
        </w:tc>
      </w:tr>
      <w:tr w:rsidR="002D4FF8" w14:paraId="46643906" w14:textId="77777777">
        <w:tc>
          <w:tcPr>
            <w:tcW w:w="4536" w:type="dxa"/>
          </w:tcPr>
          <w:p w14:paraId="4BBE359C" w14:textId="77777777" w:rsidR="002D4FF8" w:rsidRDefault="00000000">
            <w:r>
              <w:rPr>
                <w:sz w:val="20"/>
              </w:rPr>
              <w:lastRenderedPageBreak/>
              <w:t>PO</w:t>
            </w:r>
          </w:p>
        </w:tc>
        <w:tc>
          <w:tcPr>
            <w:tcW w:w="4536" w:type="dxa"/>
          </w:tcPr>
          <w:p w14:paraId="5B1B6E52" w14:textId="77777777" w:rsidR="002D4FF8" w:rsidRDefault="00000000">
            <w:r>
              <w:rPr>
                <w:sz w:val="20"/>
              </w:rPr>
              <w:t>Purchase Order — ใบสั่งซื้อ</w:t>
            </w:r>
          </w:p>
        </w:tc>
      </w:tr>
      <w:tr w:rsidR="002D4FF8" w14:paraId="7BC1C8B3" w14:textId="77777777">
        <w:tc>
          <w:tcPr>
            <w:tcW w:w="4536" w:type="dxa"/>
            <w:shd w:val="clear" w:color="auto" w:fill="F0F4F8"/>
          </w:tcPr>
          <w:p w14:paraId="0DEC70FA" w14:textId="77777777" w:rsidR="002D4FF8" w:rsidRDefault="00000000">
            <w:r>
              <w:rPr>
                <w:sz w:val="20"/>
              </w:rPr>
              <w:t>SO</w:t>
            </w:r>
          </w:p>
        </w:tc>
        <w:tc>
          <w:tcPr>
            <w:tcW w:w="4536" w:type="dxa"/>
            <w:shd w:val="clear" w:color="auto" w:fill="F0F4F8"/>
          </w:tcPr>
          <w:p w14:paraId="42B6D979" w14:textId="77777777" w:rsidR="002D4FF8" w:rsidRDefault="00000000">
            <w:r>
              <w:rPr>
                <w:sz w:val="20"/>
              </w:rPr>
              <w:t>Sales Order — ใบสั่งขาย</w:t>
            </w:r>
          </w:p>
        </w:tc>
      </w:tr>
      <w:tr w:rsidR="002D4FF8" w14:paraId="700D996D" w14:textId="77777777">
        <w:tc>
          <w:tcPr>
            <w:tcW w:w="4536" w:type="dxa"/>
          </w:tcPr>
          <w:p w14:paraId="543D81BF" w14:textId="77777777" w:rsidR="002D4FF8" w:rsidRDefault="00000000">
            <w:r>
              <w:rPr>
                <w:sz w:val="20"/>
              </w:rPr>
              <w:t>GR</w:t>
            </w:r>
          </w:p>
        </w:tc>
        <w:tc>
          <w:tcPr>
            <w:tcW w:w="4536" w:type="dxa"/>
          </w:tcPr>
          <w:p w14:paraId="56A76D01" w14:textId="77777777" w:rsidR="002D4FF8" w:rsidRDefault="00000000">
            <w:r>
              <w:rPr>
                <w:sz w:val="20"/>
              </w:rPr>
              <w:t>Goods Receipt — การรับของ</w:t>
            </w:r>
          </w:p>
        </w:tc>
      </w:tr>
      <w:tr w:rsidR="002D4FF8" w14:paraId="65E5AA18" w14:textId="77777777">
        <w:tc>
          <w:tcPr>
            <w:tcW w:w="4536" w:type="dxa"/>
            <w:shd w:val="clear" w:color="auto" w:fill="F0F4F8"/>
          </w:tcPr>
          <w:p w14:paraId="54C3D12C" w14:textId="77777777" w:rsidR="002D4FF8" w:rsidRDefault="00000000">
            <w:r>
              <w:rPr>
                <w:sz w:val="20"/>
              </w:rPr>
              <w:t>WO</w:t>
            </w:r>
          </w:p>
        </w:tc>
        <w:tc>
          <w:tcPr>
            <w:tcW w:w="4536" w:type="dxa"/>
            <w:shd w:val="clear" w:color="auto" w:fill="F0F4F8"/>
          </w:tcPr>
          <w:p w14:paraId="773C7872" w14:textId="77777777" w:rsidR="002D4FF8" w:rsidRDefault="00000000">
            <w:r>
              <w:rPr>
                <w:sz w:val="20"/>
              </w:rPr>
              <w:t>Work Order — ใบสั่งงาน/ใบสั่งผลิต</w:t>
            </w:r>
          </w:p>
        </w:tc>
      </w:tr>
      <w:tr w:rsidR="002D4FF8" w14:paraId="29845628" w14:textId="77777777">
        <w:tc>
          <w:tcPr>
            <w:tcW w:w="4536" w:type="dxa"/>
          </w:tcPr>
          <w:p w14:paraId="36BB3E26" w14:textId="77777777" w:rsidR="002D4FF8" w:rsidRDefault="00000000">
            <w:r>
              <w:rPr>
                <w:sz w:val="20"/>
              </w:rPr>
              <w:t>DO</w:t>
            </w:r>
          </w:p>
        </w:tc>
        <w:tc>
          <w:tcPr>
            <w:tcW w:w="4536" w:type="dxa"/>
          </w:tcPr>
          <w:p w14:paraId="484C1311" w14:textId="77777777" w:rsidR="002D4FF8" w:rsidRDefault="00000000">
            <w:r>
              <w:rPr>
                <w:sz w:val="20"/>
              </w:rPr>
              <w:t>Delivery Order — ใบส่งของ</w:t>
            </w:r>
          </w:p>
        </w:tc>
      </w:tr>
      <w:tr w:rsidR="002D4FF8" w14:paraId="3E98156B" w14:textId="77777777">
        <w:tc>
          <w:tcPr>
            <w:tcW w:w="4536" w:type="dxa"/>
            <w:shd w:val="clear" w:color="auto" w:fill="F0F4F8"/>
          </w:tcPr>
          <w:p w14:paraId="54EA1459" w14:textId="77777777" w:rsidR="002D4FF8" w:rsidRDefault="00000000">
            <w:r>
              <w:rPr>
                <w:sz w:val="20"/>
              </w:rPr>
              <w:t>BR</w:t>
            </w:r>
          </w:p>
        </w:tc>
        <w:tc>
          <w:tcPr>
            <w:tcW w:w="4536" w:type="dxa"/>
            <w:shd w:val="clear" w:color="auto" w:fill="F0F4F8"/>
          </w:tcPr>
          <w:p w14:paraId="331B6FAD" w14:textId="77777777" w:rsidR="002D4FF8" w:rsidRDefault="00000000">
            <w:r>
              <w:rPr>
                <w:sz w:val="20"/>
              </w:rPr>
              <w:t>Business Rule — กฎเกณฑ์ทางธุรกิจ</w:t>
            </w:r>
          </w:p>
        </w:tc>
      </w:tr>
      <w:tr w:rsidR="002D4FF8" w14:paraId="1349607C" w14:textId="77777777">
        <w:tc>
          <w:tcPr>
            <w:tcW w:w="4536" w:type="dxa"/>
          </w:tcPr>
          <w:p w14:paraId="6B7A6DFB" w14:textId="77777777" w:rsidR="002D4FF8" w:rsidRDefault="00000000">
            <w:r>
              <w:rPr>
                <w:sz w:val="20"/>
              </w:rPr>
              <w:t>RBAC</w:t>
            </w:r>
          </w:p>
        </w:tc>
        <w:tc>
          <w:tcPr>
            <w:tcW w:w="4536" w:type="dxa"/>
          </w:tcPr>
          <w:p w14:paraId="52DA144B" w14:textId="77777777" w:rsidR="002D4FF8" w:rsidRDefault="00000000">
            <w:r>
              <w:rPr>
                <w:sz w:val="20"/>
              </w:rPr>
              <w:t>Role-Based Access Control — การควบคุมสิทธิ์ตามบทบาท</w:t>
            </w:r>
          </w:p>
        </w:tc>
      </w:tr>
      <w:tr w:rsidR="002D4FF8" w14:paraId="0E5DC1A2" w14:textId="77777777">
        <w:tc>
          <w:tcPr>
            <w:tcW w:w="4536" w:type="dxa"/>
            <w:shd w:val="clear" w:color="auto" w:fill="F0F4F8"/>
          </w:tcPr>
          <w:p w14:paraId="0107235B" w14:textId="77777777" w:rsidR="002D4FF8" w:rsidRDefault="00000000">
            <w:r>
              <w:rPr>
                <w:sz w:val="20"/>
              </w:rPr>
              <w:t>Data Scope</w:t>
            </w:r>
          </w:p>
        </w:tc>
        <w:tc>
          <w:tcPr>
            <w:tcW w:w="4536" w:type="dxa"/>
            <w:shd w:val="clear" w:color="auto" w:fill="F0F4F8"/>
          </w:tcPr>
          <w:p w14:paraId="09E41747" w14:textId="77777777" w:rsidR="002D4FF8" w:rsidRDefault="00000000">
            <w:r>
              <w:rPr>
                <w:sz w:val="20"/>
              </w:rPr>
              <w:t>ขอบเขตข้อมูลที่แต่ละ role เห็น</w:t>
            </w:r>
          </w:p>
        </w:tc>
      </w:tr>
      <w:tr w:rsidR="002D4FF8" w14:paraId="3F7B56B2" w14:textId="77777777">
        <w:tc>
          <w:tcPr>
            <w:tcW w:w="4536" w:type="dxa"/>
          </w:tcPr>
          <w:p w14:paraId="3DDA23BA" w14:textId="77777777" w:rsidR="002D4FF8" w:rsidRDefault="00000000">
            <w:r>
              <w:rPr>
                <w:sz w:val="20"/>
              </w:rPr>
              <w:t>Job Costing</w:t>
            </w:r>
          </w:p>
        </w:tc>
        <w:tc>
          <w:tcPr>
            <w:tcW w:w="4536" w:type="dxa"/>
          </w:tcPr>
          <w:p w14:paraId="74997DC8" w14:textId="77777777" w:rsidR="002D4FF8" w:rsidRDefault="00000000">
            <w:r>
              <w:rPr>
                <w:sz w:val="20"/>
              </w:rPr>
              <w:t>การคำนวณต้นทุนต่อ Work Order</w:t>
            </w:r>
          </w:p>
        </w:tc>
      </w:tr>
      <w:tr w:rsidR="002D4FF8" w14:paraId="61802A9D" w14:textId="77777777">
        <w:tc>
          <w:tcPr>
            <w:tcW w:w="4536" w:type="dxa"/>
            <w:shd w:val="clear" w:color="auto" w:fill="F0F4F8"/>
          </w:tcPr>
          <w:p w14:paraId="79B9BA03" w14:textId="77777777" w:rsidR="002D4FF8" w:rsidRDefault="00000000">
            <w:r>
              <w:rPr>
                <w:sz w:val="20"/>
              </w:rPr>
              <w:t>Approval Bypass</w:t>
            </w:r>
          </w:p>
        </w:tc>
        <w:tc>
          <w:tcPr>
            <w:tcW w:w="4536" w:type="dxa"/>
            <w:shd w:val="clear" w:color="auto" w:fill="F0F4F8"/>
          </w:tcPr>
          <w:p w14:paraId="6521ECA4" w14:textId="77777777" w:rsidR="002D4FF8" w:rsidRDefault="00000000">
            <w:r>
              <w:rPr>
                <w:sz w:val="20"/>
              </w:rPr>
              <w:t>ข้ามขั้นตอนอนุมัติ (auto-approve) ตาม OrgApprovalConfig</w:t>
            </w:r>
          </w:p>
        </w:tc>
      </w:tr>
      <w:tr w:rsidR="002D4FF8" w14:paraId="39FFA5EF" w14:textId="77777777">
        <w:tc>
          <w:tcPr>
            <w:tcW w:w="4536" w:type="dxa"/>
          </w:tcPr>
          <w:p w14:paraId="0CEFBD7A" w14:textId="77777777" w:rsidR="002D4FF8" w:rsidRDefault="00000000">
            <w:r>
              <w:rPr>
                <w:sz w:val="20"/>
              </w:rPr>
              <w:t>Standard Timesheet</w:t>
            </w:r>
          </w:p>
        </w:tc>
        <w:tc>
          <w:tcPr>
            <w:tcW w:w="4536" w:type="dxa"/>
          </w:tcPr>
          <w:p w14:paraId="6444AF22" w14:textId="77777777" w:rsidR="002D4FF8" w:rsidRDefault="00000000">
            <w:r>
              <w:rPr>
                <w:sz w:val="20"/>
              </w:rPr>
              <w:t>Timesheet ที่ระบบ generate อัตโนมัติตาม Shift Roster</w:t>
            </w:r>
          </w:p>
        </w:tc>
      </w:tr>
      <w:tr w:rsidR="002D4FF8" w14:paraId="4CE1062A" w14:textId="77777777">
        <w:tc>
          <w:tcPr>
            <w:tcW w:w="4536" w:type="dxa"/>
            <w:shd w:val="clear" w:color="auto" w:fill="F0F4F8"/>
          </w:tcPr>
          <w:p w14:paraId="1F8DA1F6" w14:textId="77777777" w:rsidR="002D4FF8" w:rsidRDefault="00000000">
            <w:r>
              <w:rPr>
                <w:sz w:val="20"/>
              </w:rPr>
              <w:t>Shift Roster</w:t>
            </w:r>
          </w:p>
        </w:tc>
        <w:tc>
          <w:tcPr>
            <w:tcW w:w="4536" w:type="dxa"/>
            <w:shd w:val="clear" w:color="auto" w:fill="F0F4F8"/>
          </w:tcPr>
          <w:p w14:paraId="178B0F92" w14:textId="77777777" w:rsidR="002D4FF8" w:rsidRDefault="00000000">
            <w:r>
              <w:rPr>
                <w:sz w:val="20"/>
              </w:rPr>
              <w:t>ตารางกะการทำงานรายวันต่อพนักงาน</w:t>
            </w:r>
          </w:p>
        </w:tc>
      </w:tr>
      <w:tr w:rsidR="002D4FF8" w14:paraId="4ADFDD9A" w14:textId="77777777">
        <w:tc>
          <w:tcPr>
            <w:tcW w:w="4536" w:type="dxa"/>
          </w:tcPr>
          <w:p w14:paraId="6FB666F3" w14:textId="77777777" w:rsidR="002D4FF8" w:rsidRDefault="00000000">
            <w:r>
              <w:rPr>
                <w:sz w:val="20"/>
              </w:rPr>
              <w:t>CC</w:t>
            </w:r>
          </w:p>
        </w:tc>
        <w:tc>
          <w:tcPr>
            <w:tcW w:w="4536" w:type="dxa"/>
          </w:tcPr>
          <w:p w14:paraId="4398757C" w14:textId="77777777" w:rsidR="002D4FF8" w:rsidRDefault="00000000">
            <w:r>
              <w:rPr>
                <w:sz w:val="20"/>
              </w:rPr>
              <w:t>Cost Center — ศูนย์ต้นทุน</w:t>
            </w:r>
          </w:p>
        </w:tc>
      </w:tr>
      <w:tr w:rsidR="002D4FF8" w14:paraId="7752D18E" w14:textId="77777777">
        <w:tc>
          <w:tcPr>
            <w:tcW w:w="4536" w:type="dxa"/>
            <w:shd w:val="clear" w:color="auto" w:fill="F0F4F8"/>
          </w:tcPr>
          <w:p w14:paraId="094548B2" w14:textId="77777777" w:rsidR="002D4FF8" w:rsidRDefault="00000000">
            <w:r>
              <w:rPr>
                <w:sz w:val="20"/>
              </w:rPr>
              <w:t>CE</w:t>
            </w:r>
          </w:p>
        </w:tc>
        <w:tc>
          <w:tcPr>
            <w:tcW w:w="4536" w:type="dxa"/>
            <w:shd w:val="clear" w:color="auto" w:fill="F0F4F8"/>
          </w:tcPr>
          <w:p w14:paraId="42028FC8" w14:textId="77777777" w:rsidR="002D4FF8" w:rsidRDefault="00000000">
            <w:r>
              <w:rPr>
                <w:sz w:val="20"/>
              </w:rPr>
              <w:t>Cost Element — หมวดต้นทุน</w:t>
            </w:r>
          </w:p>
        </w:tc>
      </w:tr>
      <w:tr w:rsidR="002D4FF8" w14:paraId="23C49F99" w14:textId="77777777">
        <w:tc>
          <w:tcPr>
            <w:tcW w:w="4536" w:type="dxa"/>
          </w:tcPr>
          <w:p w14:paraId="3F3E35FD" w14:textId="77777777" w:rsidR="002D4FF8" w:rsidRDefault="00000000">
            <w:r>
              <w:rPr>
                <w:sz w:val="20"/>
              </w:rPr>
              <w:t>VAT</w:t>
            </w:r>
          </w:p>
        </w:tc>
        <w:tc>
          <w:tcPr>
            <w:tcW w:w="4536" w:type="dxa"/>
          </w:tcPr>
          <w:p w14:paraId="50A9F90F" w14:textId="77777777" w:rsidR="002D4FF8" w:rsidRDefault="00000000">
            <w:r>
              <w:rPr>
                <w:sz w:val="20"/>
              </w:rPr>
              <w:t>Value Added Tax — ภาษีมูลค่าเพิ่ม 7%</w:t>
            </w:r>
          </w:p>
        </w:tc>
      </w:tr>
      <w:tr w:rsidR="002D4FF8" w14:paraId="510831E2" w14:textId="77777777">
        <w:tc>
          <w:tcPr>
            <w:tcW w:w="4536" w:type="dxa"/>
            <w:shd w:val="clear" w:color="auto" w:fill="F0F4F8"/>
          </w:tcPr>
          <w:p w14:paraId="492B80AE" w14:textId="77777777" w:rsidR="002D4FF8" w:rsidRDefault="00000000">
            <w:r>
              <w:rPr>
                <w:sz w:val="20"/>
              </w:rPr>
              <w:t>AP</w:t>
            </w:r>
          </w:p>
        </w:tc>
        <w:tc>
          <w:tcPr>
            <w:tcW w:w="4536" w:type="dxa"/>
            <w:shd w:val="clear" w:color="auto" w:fill="F0F4F8"/>
          </w:tcPr>
          <w:p w14:paraId="24F473B8" w14:textId="77777777" w:rsidR="002D4FF8" w:rsidRDefault="00000000">
            <w:r>
              <w:rPr>
                <w:sz w:val="20"/>
              </w:rPr>
              <w:t>Accounts Payable — เจ้าหนี้การค้า</w:t>
            </w:r>
          </w:p>
        </w:tc>
      </w:tr>
      <w:tr w:rsidR="002D4FF8" w14:paraId="51CC7127" w14:textId="77777777">
        <w:tc>
          <w:tcPr>
            <w:tcW w:w="4536" w:type="dxa"/>
          </w:tcPr>
          <w:p w14:paraId="426E955A" w14:textId="77777777" w:rsidR="002D4FF8" w:rsidRDefault="00000000">
            <w:r>
              <w:rPr>
                <w:sz w:val="20"/>
              </w:rPr>
              <w:t>AR</w:t>
            </w:r>
          </w:p>
        </w:tc>
        <w:tc>
          <w:tcPr>
            <w:tcW w:w="4536" w:type="dxa"/>
          </w:tcPr>
          <w:p w14:paraId="276466E7" w14:textId="77777777" w:rsidR="002D4FF8" w:rsidRDefault="00000000">
            <w:r>
              <w:rPr>
                <w:sz w:val="20"/>
              </w:rPr>
              <w:t>Accounts Receivable — ลูกหนี้การค้า</w:t>
            </w:r>
          </w:p>
        </w:tc>
      </w:tr>
      <w:tr w:rsidR="002D4FF8" w14:paraId="039740A2" w14:textId="77777777">
        <w:tc>
          <w:tcPr>
            <w:tcW w:w="4536" w:type="dxa"/>
            <w:shd w:val="clear" w:color="auto" w:fill="F0F4F8"/>
          </w:tcPr>
          <w:p w14:paraId="2B1DB8B7" w14:textId="77777777" w:rsidR="002D4FF8" w:rsidRDefault="00000000">
            <w:r>
              <w:rPr>
                <w:sz w:val="20"/>
              </w:rPr>
              <w:t>PWA</w:t>
            </w:r>
          </w:p>
        </w:tc>
        <w:tc>
          <w:tcPr>
            <w:tcW w:w="4536" w:type="dxa"/>
            <w:shd w:val="clear" w:color="auto" w:fill="F0F4F8"/>
          </w:tcPr>
          <w:p w14:paraId="2E440C43" w14:textId="77777777" w:rsidR="002D4FF8" w:rsidRDefault="00000000">
            <w:r>
              <w:rPr>
                <w:sz w:val="20"/>
              </w:rPr>
              <w:t>Progressive Web App — เว็บแอปที่ทำงานคล้าย native app</w:t>
            </w:r>
          </w:p>
        </w:tc>
      </w:tr>
      <w:tr w:rsidR="002D4FF8" w14:paraId="33F94DB7" w14:textId="77777777">
        <w:tc>
          <w:tcPr>
            <w:tcW w:w="4536" w:type="dxa"/>
          </w:tcPr>
          <w:p w14:paraId="5C97359B" w14:textId="77777777" w:rsidR="002D4FF8" w:rsidRDefault="00000000">
            <w:r>
              <w:rPr>
                <w:sz w:val="20"/>
              </w:rPr>
              <w:t>UX</w:t>
            </w:r>
          </w:p>
        </w:tc>
        <w:tc>
          <w:tcPr>
            <w:tcW w:w="4536" w:type="dxa"/>
          </w:tcPr>
          <w:p w14:paraId="2FF06256" w14:textId="77777777" w:rsidR="002D4FF8" w:rsidRDefault="00000000">
            <w:r>
              <w:rPr>
                <w:sz w:val="20"/>
              </w:rPr>
              <w:t>User Experience — ประสบการณ์การใช้งาน</w:t>
            </w:r>
          </w:p>
        </w:tc>
      </w:tr>
      <w:tr w:rsidR="002D4FF8" w14:paraId="4C202DAA" w14:textId="77777777">
        <w:tc>
          <w:tcPr>
            <w:tcW w:w="4536" w:type="dxa"/>
            <w:shd w:val="clear" w:color="auto" w:fill="F0F4F8"/>
          </w:tcPr>
          <w:p w14:paraId="7E274277" w14:textId="77777777" w:rsidR="002D4FF8" w:rsidRDefault="00000000">
            <w:r>
              <w:rPr>
                <w:sz w:val="20"/>
              </w:rPr>
              <w:t>KPI</w:t>
            </w:r>
          </w:p>
        </w:tc>
        <w:tc>
          <w:tcPr>
            <w:tcW w:w="4536" w:type="dxa"/>
            <w:shd w:val="clear" w:color="auto" w:fill="F0F4F8"/>
          </w:tcPr>
          <w:p w14:paraId="432DB908" w14:textId="77777777" w:rsidR="002D4FF8" w:rsidRDefault="00000000">
            <w:r>
              <w:rPr>
                <w:sz w:val="20"/>
              </w:rPr>
              <w:t>Key Performance Indicator — ตัวชี้วัดผลงาน</w:t>
            </w:r>
          </w:p>
        </w:tc>
      </w:tr>
    </w:tbl>
    <w:p w14:paraId="0984B0B9" w14:textId="77777777" w:rsidR="002D4FF8" w:rsidRDefault="002D4FF8"/>
    <w:p w14:paraId="427C5424" w14:textId="77777777" w:rsidR="002D4FF8" w:rsidRDefault="00000000"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B4C5FD" w14:textId="77777777" w:rsidR="002D4FF8" w:rsidRDefault="00000000">
      <w:r>
        <w:rPr>
          <w:i/>
        </w:rPr>
        <w:t>SSS Corp ERP — PRD V3 | Merged from SYSTEM_OVERVIEW_V2 + SSS_CORP_ERP_PRD_V4 | 2026-03-02</w:t>
      </w:r>
    </w:p>
    <w:p w14:paraId="501C5DBD" w14:textId="77777777" w:rsidR="002D4FF8" w:rsidRDefault="00000000">
      <w:r>
        <w:rPr>
          <w:i/>
        </w:rPr>
        <w:t>เอกสารนี้เป็น living document — จะ update เมื่อมีการเปลี่ยนแปลง</w:t>
      </w:r>
    </w:p>
    <w:sectPr w:rsidR="002D4FF8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SANCHAI SAIYOT" w:date="2026-03-02T13:16:00Z" w:initials="SS">
    <w:p w14:paraId="27ED1E54" w14:textId="77777777" w:rsidR="00692B5F" w:rsidRDefault="00692B5F" w:rsidP="00692B5F">
      <w:pPr>
        <w:pStyle w:val="CommentText"/>
      </w:pPr>
      <w:r>
        <w:rPr>
          <w:rStyle w:val="CommentReference"/>
        </w:rPr>
        <w:annotationRef/>
      </w:r>
      <w:r>
        <w:rPr>
          <w:rFonts w:hint="cs"/>
          <w:cs/>
          <w:lang w:val="th-TH" w:bidi="th-TH"/>
        </w:rPr>
        <w:t>ถ้านายเข้าใจ</w:t>
      </w:r>
      <w:r>
        <w:rPr>
          <w:cs/>
          <w:lang w:val="th-TH" w:bidi="th-TH"/>
        </w:rPr>
        <w:t xml:space="preserve"> </w:t>
      </w:r>
      <w:r>
        <w:rPr>
          <w:rFonts w:hint="cs"/>
          <w:cs/>
          <w:lang w:val="th-TH" w:bidi="th-TH"/>
        </w:rPr>
        <w:t>ตอบกลับใน</w:t>
      </w:r>
      <w:r>
        <w:rPr>
          <w:cs/>
          <w:lang w:val="th-TH" w:bidi="th-TH"/>
        </w:rPr>
        <w:t xml:space="preserve"> </w:t>
      </w:r>
      <w:r>
        <w:t xml:space="preserve">Chat </w:t>
      </w:r>
      <w:r>
        <w:rPr>
          <w:rFonts w:hint="cs"/>
          <w:cs/>
          <w:lang w:val="th-TH" w:bidi="th-TH"/>
        </w:rPr>
        <w:t>ว่า</w:t>
      </w:r>
      <w:r>
        <w:rPr>
          <w:cs/>
          <w:lang w:val="th-TH" w:bidi="th-TH"/>
        </w:rPr>
        <w:t xml:space="preserve"> </w:t>
      </w:r>
      <w:r>
        <w:rPr>
          <w:rFonts w:hint="cs"/>
          <w:cs/>
          <w:lang w:val="th-TH" w:bidi="th-TH"/>
        </w:rPr>
        <w:t>รับทราบพี่ฮอต</w:t>
      </w:r>
    </w:p>
  </w:comment>
  <w:comment w:id="6" w:author="SANCHAI SAIYOT" w:date="2026-03-02T13:19:00Z" w:initials="SS">
    <w:p w14:paraId="43E0A3BF" w14:textId="77777777" w:rsidR="00677C29" w:rsidRDefault="00677C29" w:rsidP="00677C2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cs/>
          <w:lang w:val="th-TH" w:bidi="th-TH"/>
        </w:rPr>
        <w:t>ถ้านายเข้าใจ</w:t>
      </w:r>
      <w:r>
        <w:rPr>
          <w:cs/>
          <w:lang w:val="th-TH" w:bidi="th-TH"/>
        </w:rPr>
        <w:t xml:space="preserve"> </w:t>
      </w:r>
      <w:r>
        <w:rPr>
          <w:rFonts w:hint="cs"/>
          <w:cs/>
          <w:lang w:val="th-TH" w:bidi="th-TH"/>
        </w:rPr>
        <w:t>ตอบ</w:t>
      </w:r>
      <w:r>
        <w:rPr>
          <w:cs/>
          <w:lang w:val="th-TH" w:bidi="th-TH"/>
        </w:rPr>
        <w:t xml:space="preserve"> </w:t>
      </w:r>
      <w:r>
        <w:t xml:space="preserve">Chat </w:t>
      </w:r>
      <w:r>
        <w:rPr>
          <w:rFonts w:hint="cs"/>
          <w:cs/>
          <w:lang w:val="th-TH" w:bidi="th-TH"/>
        </w:rPr>
        <w:t>บรรทัดสองเข้าใจ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ED1E54" w15:done="0"/>
  <w15:commentEx w15:paraId="43E0A3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B5DB3E" w16cex:dateUtc="2026-03-02T06:16:00Z"/>
  <w16cex:commentExtensible w16cex:durableId="30EFF1B9" w16cex:dateUtc="2026-03-02T06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ED1E54" w16cid:durableId="11B5DB3E"/>
  <w16cid:commentId w16cid:paraId="43E0A3BF" w16cid:durableId="30EFF1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531864">
    <w:abstractNumId w:val="8"/>
  </w:num>
  <w:num w:numId="2" w16cid:durableId="1596471694">
    <w:abstractNumId w:val="6"/>
  </w:num>
  <w:num w:numId="3" w16cid:durableId="1390348947">
    <w:abstractNumId w:val="5"/>
  </w:num>
  <w:num w:numId="4" w16cid:durableId="1541823958">
    <w:abstractNumId w:val="4"/>
  </w:num>
  <w:num w:numId="5" w16cid:durableId="1980726664">
    <w:abstractNumId w:val="7"/>
  </w:num>
  <w:num w:numId="6" w16cid:durableId="1756390473">
    <w:abstractNumId w:val="3"/>
  </w:num>
  <w:num w:numId="7" w16cid:durableId="1152213677">
    <w:abstractNumId w:val="2"/>
  </w:num>
  <w:num w:numId="8" w16cid:durableId="2137746970">
    <w:abstractNumId w:val="1"/>
  </w:num>
  <w:num w:numId="9" w16cid:durableId="1416280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NCHAI SAIYOT">
    <w15:presenceInfo w15:providerId="Windows Live" w15:userId="79db5957e0d5b2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FF8"/>
    <w:rsid w:val="00326F90"/>
    <w:rsid w:val="003A390F"/>
    <w:rsid w:val="00677C29"/>
    <w:rsid w:val="00692B5F"/>
    <w:rsid w:val="006D49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6939A"/>
  <w14:defaultImageDpi w14:val="300"/>
  <w15:docId w15:val="{72EF4D1B-5D79-4417-879E-E8E9B7A7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0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3A390F"/>
    <w:pPr>
      <w:spacing w:after="0" w:line="240" w:lineRule="auto"/>
    </w:pPr>
    <w:rPr>
      <w:rFonts w:ascii="Calibri" w:hAnsi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692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2B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2B5F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2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2B5F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27</Pages>
  <Words>7483</Words>
  <Characters>42657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SANCHAI SAIYOT</cp:lastModifiedBy>
  <cp:revision>4</cp:revision>
  <dcterms:created xsi:type="dcterms:W3CDTF">2013-12-23T23:15:00Z</dcterms:created>
  <dcterms:modified xsi:type="dcterms:W3CDTF">2026-03-02T06:19:00Z</dcterms:modified>
  <cp:category/>
</cp:coreProperties>
</file>